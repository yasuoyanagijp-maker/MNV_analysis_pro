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3E753" w14:textId="0D256F22" w:rsidR="00BB22F1" w:rsidRPr="00865D34" w:rsidRDefault="003C0089" w:rsidP="00BB22F1">
      <w:pPr>
        <w:spacing w:line="480" w:lineRule="auto"/>
      </w:pPr>
      <w:r w:rsidRPr="00865D34">
        <w:t>l</w:t>
      </w:r>
      <w:del w:id="0" w:author="rev1" w:date="2026-08-03T13:04:00Z" w16du:dateUtc="2026-08-03T04:04:00Z">
        <w:r w:rsidR="0006068C" w:rsidRPr="00865D34">
          <w:delText>ra</w:delText>
        </w:r>
      </w:del>
      <w:bookmarkStart w:id="1" w:name="Xd390c6c8ca6abf36b654ce4124ea06102b0ff15"/>
      <w:r w:rsidR="00BB22F1" w:rsidRPr="00865D34">
        <w:t xml:space="preserve">Novel Semi-Automated System for Multi-Dimensional Analysis of Macular Neovascularization: </w:t>
      </w:r>
      <w:del w:id="2" w:author="rev1" w:date="2026-08-03T13:04:00Z" w16du:dateUtc="2026-08-03T04:04:00Z">
        <w:r w:rsidR="00BB22F1" w:rsidRPr="00865D34">
          <w:delText xml:space="preserve">A Comparative Study of </w:delText>
        </w:r>
      </w:del>
      <w:r w:rsidR="00BB22F1" w:rsidRPr="00865D34">
        <w:t xml:space="preserve">Quantitative Biomarkers and </w:t>
      </w:r>
      <w:ins w:id="3" w:author="rev1" w:date="2026-08-03T13:04:00Z" w16du:dateUtc="2026-08-03T04:04:00Z">
        <w:r w:rsidR="00DB7166" w:rsidRPr="00865D34">
          <w:rPr>
            <w:color w:val="000000" w:themeColor="text1"/>
          </w:rPr>
          <w:t xml:space="preserve">Rule-Based </w:t>
        </w:r>
      </w:ins>
      <w:r w:rsidR="00BB22F1" w:rsidRPr="00865D34">
        <w:t>Morphological</w:t>
      </w:r>
      <w:ins w:id="4" w:author="rev1" w:date="2026-08-03T13:04:00Z" w16du:dateUtc="2026-08-03T04:04:00Z">
        <w:r w:rsidR="00DB7166" w:rsidRPr="00865D34">
          <w:rPr>
            <w:color w:val="000000" w:themeColor="text1"/>
          </w:rPr>
          <w:t xml:space="preserve"> Categorization Across OCTA Platforms</w:t>
        </w:r>
      </w:ins>
      <w:del w:id="5" w:author="rev1" w:date="2026-08-03T13:04:00Z" w16du:dateUtc="2026-08-03T04:04:00Z">
        <w:r w:rsidR="00BB22F1" w:rsidRPr="00865D34">
          <w:delText>-Pathophysiological Classification</w:delText>
        </w:r>
      </w:del>
    </w:p>
    <w:p w14:paraId="06F352DE" w14:textId="77777777" w:rsidR="00EE25ED" w:rsidRPr="00865D34" w:rsidRDefault="00EE25ED" w:rsidP="00BB22F1">
      <w:pPr>
        <w:spacing w:line="480" w:lineRule="auto"/>
      </w:pPr>
    </w:p>
    <w:p w14:paraId="59AD6B17" w14:textId="4E4E962D" w:rsidR="003E7654" w:rsidRPr="00865D34" w:rsidRDefault="003E7654" w:rsidP="00BB22F1">
      <w:pPr>
        <w:spacing w:line="480" w:lineRule="auto"/>
      </w:pPr>
      <w:r w:rsidRPr="00865D34">
        <w:t>Yasuo Yanagi, Maiko Maruyama-Inoue, Tatsuya Inoue and Kazuaki Kadonosono</w:t>
      </w:r>
    </w:p>
    <w:p w14:paraId="232D7ACB" w14:textId="77777777" w:rsidR="003E7654" w:rsidRPr="00865D34" w:rsidRDefault="003E7654" w:rsidP="00BB22F1">
      <w:pPr>
        <w:spacing w:line="480" w:lineRule="auto"/>
        <w:rPr>
          <w:del w:id="6" w:author="rev1" w:date="2026-08-03T13:04:00Z" w16du:dateUtc="2026-08-03T04:04:00Z"/>
        </w:rPr>
      </w:pPr>
    </w:p>
    <w:p w14:paraId="3348DB4F" w14:textId="561400FC" w:rsidR="003E7654" w:rsidRPr="00865D34" w:rsidRDefault="001B49F6" w:rsidP="00FD5962">
      <w:pPr>
        <w:spacing w:line="480" w:lineRule="auto"/>
      </w:pPr>
      <w:r w:rsidRPr="00865D34">
        <w:t>Dep</w:t>
      </w:r>
      <w:r w:rsidR="00D4259D" w:rsidRPr="00865D34">
        <w:t>artment of Ophthalmology and Micro-Technology, Yokohama City University, 4-57 Urafune, Minami-ku, Yokohama, Kanagawa, 232-0024, Japan.</w:t>
      </w:r>
    </w:p>
    <w:p w14:paraId="3F375A30" w14:textId="77777777" w:rsidR="00D4259D" w:rsidRPr="00865D34" w:rsidRDefault="00D4259D" w:rsidP="00FD5962">
      <w:pPr>
        <w:spacing w:line="480" w:lineRule="auto"/>
      </w:pPr>
    </w:p>
    <w:p w14:paraId="196518C9" w14:textId="7614D63D" w:rsidR="0023470D" w:rsidRPr="00865D34" w:rsidRDefault="003E7654" w:rsidP="00BB22F1">
      <w:pPr>
        <w:spacing w:line="480" w:lineRule="auto"/>
      </w:pPr>
      <w:r w:rsidRPr="00865D34">
        <w:t>Correspondence</w:t>
      </w:r>
      <w:ins w:id="7" w:author="rev1" w:date="2026-08-03T13:04:00Z" w16du:dateUtc="2026-08-03T04:04:00Z">
        <w:r w:rsidR="00DB7166" w:rsidRPr="00865D34">
          <w:rPr>
            <w:b/>
            <w:bCs/>
            <w:color w:val="000000" w:themeColor="text1"/>
          </w:rPr>
          <w:t>:</w:t>
        </w:r>
      </w:ins>
      <w:del w:id="8" w:author="rev1" w:date="2026-08-03T13:04:00Z" w16du:dateUtc="2026-08-03T04:04:00Z">
        <w:r w:rsidRPr="00865D34">
          <w:delText xml:space="preserve"> to be addressed to</w:delText>
        </w:r>
      </w:del>
    </w:p>
    <w:p w14:paraId="7E873391" w14:textId="0D67616E" w:rsidR="003E7654" w:rsidRPr="00865D34" w:rsidRDefault="003E7654" w:rsidP="00BB22F1">
      <w:pPr>
        <w:spacing w:line="480" w:lineRule="auto"/>
      </w:pPr>
      <w:r w:rsidRPr="00865D34">
        <w:t>Yasuo Yanagi</w:t>
      </w:r>
    </w:p>
    <w:p w14:paraId="1A8F1081" w14:textId="45ED58F1" w:rsidR="00CE347D" w:rsidRPr="00865D34" w:rsidRDefault="00CE347D" w:rsidP="00BB22F1">
      <w:pPr>
        <w:spacing w:line="480" w:lineRule="auto"/>
      </w:pPr>
      <w:r w:rsidRPr="00865D34">
        <w:t>yanagi.yas.wu@yokohama-cu.ac.jp</w:t>
      </w:r>
    </w:p>
    <w:p w14:paraId="533C678A" w14:textId="77777777" w:rsidR="003E7654" w:rsidRPr="00865D34" w:rsidRDefault="003E7654" w:rsidP="003E7654">
      <w:pPr>
        <w:spacing w:line="480" w:lineRule="auto"/>
      </w:pPr>
      <w:r w:rsidRPr="00865D34">
        <w:t>Department of Ophthalmology and Micro-technology, Graduate School of Medicine, Yokohama City University, Yokohama, Japan</w:t>
      </w:r>
    </w:p>
    <w:p w14:paraId="01A7D44B" w14:textId="77777777" w:rsidR="003E7654" w:rsidRPr="00865D34" w:rsidRDefault="003E7654" w:rsidP="00BB22F1">
      <w:pPr>
        <w:spacing w:line="480" w:lineRule="auto"/>
      </w:pPr>
    </w:p>
    <w:p w14:paraId="7D187269" w14:textId="77777777" w:rsidR="0023470D" w:rsidRPr="00865D34" w:rsidRDefault="0023470D">
      <w:pPr>
        <w:widowControl/>
      </w:pPr>
      <w:r w:rsidRPr="00865D34">
        <w:br w:type="page"/>
      </w:r>
    </w:p>
    <w:p w14:paraId="357BA82A" w14:textId="77777777" w:rsidR="007E0F1F" w:rsidRPr="00865D34" w:rsidRDefault="0023470D" w:rsidP="00372CDE">
      <w:pPr>
        <w:pStyle w:val="af5"/>
        <w:rPr>
          <w:ins w:id="9" w:author="rev1" w:date="2026-08-03T13:04:00Z" w16du:dateUtc="2026-08-03T04:04:00Z"/>
          <w:color w:val="000000" w:themeColor="text1"/>
        </w:rPr>
      </w:pPr>
      <w:r w:rsidRPr="00865D34">
        <w:lastRenderedPageBreak/>
        <w:t>Conflict of Interest</w:t>
      </w:r>
      <w:ins w:id="10" w:author="rev1" w:date="2026-08-03T13:04:00Z" w16du:dateUtc="2026-08-03T04:04:00Z">
        <w:r w:rsidR="00DB7166" w:rsidRPr="00865D34">
          <w:rPr>
            <w:b/>
            <w:bCs/>
            <w:color w:val="000000" w:themeColor="text1"/>
          </w:rPr>
          <w:t>:</w:t>
        </w:r>
        <w:r w:rsidR="00DB7166" w:rsidRPr="00865D34">
          <w:rPr>
            <w:color w:val="000000" w:themeColor="text1"/>
          </w:rPr>
          <w:t xml:space="preserve"> </w:t>
        </w:r>
      </w:ins>
    </w:p>
    <w:p w14:paraId="74E6B7B8" w14:textId="77777777" w:rsidR="000D4790" w:rsidRPr="00865D34" w:rsidRDefault="0023470D" w:rsidP="000D4790">
      <w:pPr>
        <w:spacing w:line="480" w:lineRule="auto"/>
      </w:pPr>
      <w:del w:id="11" w:author="rev1" w:date="2026-08-03T13:04:00Z" w16du:dateUtc="2026-08-03T04:04:00Z">
        <w:r w:rsidRPr="00865D34">
          <w:br/>
        </w:r>
      </w:del>
      <w:r w:rsidR="00226092" w:rsidRPr="00865D34">
        <w:t>Y. Yanagi</w:t>
      </w:r>
      <w:ins w:id="12" w:author="rev1" w:date="2026-08-03T13:04:00Z" w16du:dateUtc="2026-08-03T04:04:00Z">
        <w:r w:rsidR="00DB7166" w:rsidRPr="00865D34">
          <w:rPr>
            <w:color w:val="000000" w:themeColor="text1"/>
          </w:rPr>
          <w:t xml:space="preserve"> -</w:t>
        </w:r>
      </w:ins>
      <w:r w:rsidR="00664F05" w:rsidRPr="00865D34">
        <w:t xml:space="preserve"> </w:t>
      </w:r>
      <w:r w:rsidR="00226092" w:rsidRPr="00865D34">
        <w:t>Consultant/Speaker for Astellas Pharmaceutical, Bayer Yakuhin Ltd, Roche/Chugai</w:t>
      </w:r>
      <w:r w:rsidR="00664F05" w:rsidRPr="00865D34">
        <w:t xml:space="preserve"> </w:t>
      </w:r>
      <w:r w:rsidR="00226092" w:rsidRPr="00865D34">
        <w:t>Pharmaceutical Co., Ltd., Novartis Pharma K.K., Boehringer Ingelheim Co., Ltd.,</w:t>
      </w:r>
      <w:r w:rsidR="00664F05" w:rsidRPr="00865D34">
        <w:t xml:space="preserve"> </w:t>
      </w:r>
      <w:r w:rsidR="00226092" w:rsidRPr="00865D34">
        <w:t>Santen Pharmaceutical Co., Ltd., Senju Pharmaceutical Co.</w:t>
      </w:r>
      <w:del w:id="13" w:author="rev1" w:date="2026-08-03T13:04:00Z" w16du:dateUtc="2026-08-03T04:04:00Z">
        <w:r w:rsidR="008C5FF6" w:rsidRPr="00865D34">
          <w:delText xml:space="preserve"> </w:delText>
        </w:r>
      </w:del>
    </w:p>
    <w:p w14:paraId="234C71CC" w14:textId="77777777" w:rsidR="000D4790" w:rsidRPr="00865D34" w:rsidRDefault="000D4790" w:rsidP="000D4790">
      <w:pPr>
        <w:spacing w:line="480" w:lineRule="auto"/>
      </w:pPr>
    </w:p>
    <w:p w14:paraId="48A3BA6F" w14:textId="01D402B9" w:rsidR="000D4790" w:rsidRPr="00865D34" w:rsidRDefault="000D4790" w:rsidP="000D4790">
      <w:pPr>
        <w:spacing w:line="480" w:lineRule="auto"/>
      </w:pPr>
      <w:r w:rsidRPr="00865D34">
        <w:t>Funding Declaration</w:t>
      </w:r>
      <w:r w:rsidR="00664F05" w:rsidRPr="00865D34">
        <w:t>:</w:t>
      </w:r>
      <w:del w:id="14" w:author="rev1" w:date="2026-08-03T13:04:00Z" w16du:dateUtc="2026-08-03T04:04:00Z">
        <w:r w:rsidR="0023470D" w:rsidRPr="00865D34">
          <w:delText xml:space="preserve"> </w:delText>
        </w:r>
      </w:del>
    </w:p>
    <w:p w14:paraId="44705BCA" w14:textId="76A65BFE" w:rsidR="0023470D" w:rsidRPr="00865D34" w:rsidRDefault="0023470D" w:rsidP="005C513C">
      <w:pPr>
        <w:spacing w:line="480" w:lineRule="auto"/>
      </w:pPr>
      <w:r w:rsidRPr="00865D34">
        <w:t>Micron Co., Ltd.</w:t>
      </w:r>
      <w:ins w:id="15" w:author="rev1" w:date="2026-08-03T13:04:00Z" w16du:dateUtc="2026-08-03T04:04:00Z">
        <w:r w:rsidR="00DB7166" w:rsidRPr="00865D34">
          <w:rPr>
            <w:color w:val="000000" w:themeColor="text1"/>
          </w:rPr>
          <w:t> </w:t>
        </w:r>
      </w:ins>
      <w:del w:id="16" w:author="rev1" w:date="2026-08-03T13:04:00Z" w16du:dateUtc="2026-08-03T04:04:00Z">
        <w:r w:rsidRPr="00865D34">
          <w:delText xml:space="preserve"> </w:delText>
        </w:r>
      </w:del>
      <w:r w:rsidR="005C513C" w:rsidRPr="00865D34">
        <w:t>provided funding support</w:t>
      </w:r>
      <w:r w:rsidRPr="00865D34">
        <w:t xml:space="preserve"> to the development of the image analysis system.</w:t>
      </w:r>
    </w:p>
    <w:p w14:paraId="2829D18A" w14:textId="77777777" w:rsidR="007E0F1F" w:rsidRPr="00865D34" w:rsidRDefault="007E0F1F" w:rsidP="00372CDE">
      <w:pPr>
        <w:pStyle w:val="af5"/>
        <w:rPr>
          <w:ins w:id="17" w:author="rev1" w:date="2026-08-03T13:04:00Z" w16du:dateUtc="2026-08-03T04:04:00Z"/>
          <w:b/>
          <w:bCs/>
          <w:color w:val="000000" w:themeColor="text1"/>
        </w:rPr>
      </w:pPr>
    </w:p>
    <w:p w14:paraId="5E69A975" w14:textId="38A189A2" w:rsidR="00AE3B16" w:rsidRPr="00865D34" w:rsidRDefault="00DB7166" w:rsidP="00372CDE">
      <w:pPr>
        <w:pStyle w:val="af5"/>
        <w:rPr>
          <w:ins w:id="18" w:author="rev1" w:date="2026-08-03T13:04:00Z" w16du:dateUtc="2026-08-03T04:04:00Z"/>
          <w:color w:val="000000" w:themeColor="text1"/>
        </w:rPr>
      </w:pPr>
      <w:ins w:id="19" w:author="rev1" w:date="2026-08-03T13:04:00Z" w16du:dateUtc="2026-08-03T04:04:00Z">
        <w:r w:rsidRPr="00865D34">
          <w:rPr>
            <w:b/>
            <w:bCs/>
            <w:color w:val="000000" w:themeColor="text1"/>
          </w:rPr>
          <w:t>Author contributions:</w:t>
        </w:r>
      </w:ins>
    </w:p>
    <w:p w14:paraId="257E290E" w14:textId="77777777" w:rsidR="0023470D" w:rsidRPr="00865D34" w:rsidRDefault="0023470D" w:rsidP="0023470D">
      <w:pPr>
        <w:spacing w:line="480" w:lineRule="auto"/>
        <w:rPr>
          <w:del w:id="20" w:author="rev1" w:date="2026-08-03T13:04:00Z" w16du:dateUtc="2026-08-03T04:04:00Z"/>
        </w:rPr>
      </w:pPr>
      <w:del w:id="21" w:author="rev1" w:date="2026-08-03T13:04:00Z" w16du:dateUtc="2026-08-03T04:04:00Z">
        <w:r w:rsidRPr="00865D34">
          <w:delText> </w:delText>
        </w:r>
      </w:del>
    </w:p>
    <w:p w14:paraId="06B6641C" w14:textId="01E41BEC" w:rsidR="00BB22F1" w:rsidRPr="00865D34" w:rsidRDefault="0050322F" w:rsidP="00BB22F1">
      <w:pPr>
        <w:spacing w:line="480" w:lineRule="auto"/>
      </w:pPr>
      <w:r w:rsidRPr="00865D34">
        <w:t>Y.Y. wrote the main manuscript text and T.I. and M.</w:t>
      </w:r>
      <w:del w:id="22" w:author="rev1" w:date="2026-08-03T13:04:00Z" w16du:dateUtc="2026-08-03T04:04:00Z">
        <w:r w:rsidRPr="00865D34">
          <w:delText xml:space="preserve"> </w:delText>
        </w:r>
      </w:del>
      <w:r w:rsidRPr="00865D34">
        <w:t xml:space="preserve">I. prepared </w:t>
      </w:r>
      <w:ins w:id="23" w:author="rev1" w:date="2026-08-03T13:04:00Z" w16du:dateUtc="2026-08-03T04:04:00Z">
        <w:r w:rsidR="00DB7166" w:rsidRPr="00865D34">
          <w:rPr>
            <w:color w:val="000000" w:themeColor="text1"/>
          </w:rPr>
          <w:t>figures</w:t>
        </w:r>
      </w:ins>
      <w:del w:id="24" w:author="rev1" w:date="2026-08-03T13:04:00Z" w16du:dateUtc="2026-08-03T04:04:00Z">
        <w:r w:rsidRPr="00865D34">
          <w:delText>figure</w:delText>
        </w:r>
      </w:del>
      <w:r w:rsidRPr="00865D34">
        <w:t>. All authors reviewed the manuscript.</w:t>
      </w:r>
    </w:p>
    <w:p w14:paraId="4C1C5C91" w14:textId="77777777" w:rsidR="00CE347D" w:rsidRPr="00865D34" w:rsidRDefault="00CE347D" w:rsidP="00BB22F1">
      <w:pPr>
        <w:spacing w:line="480" w:lineRule="auto"/>
      </w:pPr>
    </w:p>
    <w:p w14:paraId="33A932C7" w14:textId="77777777" w:rsidR="00AE3B16" w:rsidRPr="00865D34" w:rsidRDefault="00DB7166" w:rsidP="00372CDE">
      <w:pPr>
        <w:pStyle w:val="21"/>
        <w:rPr>
          <w:ins w:id="25" w:author="rev1" w:date="2026-08-03T13:04:00Z" w16du:dateUtc="2026-08-03T04:04:00Z"/>
          <w:b/>
          <w:bCs/>
          <w:color w:val="000000" w:themeColor="text1"/>
          <w:sz w:val="24"/>
          <w:szCs w:val="24"/>
        </w:rPr>
      </w:pPr>
      <w:bookmarkStart w:id="26" w:name="key-messages"/>
      <w:ins w:id="27" w:author="rev1" w:date="2026-08-03T13:04:00Z" w16du:dateUtc="2026-08-03T04:04:00Z">
        <w:r w:rsidRPr="00865D34">
          <w:rPr>
            <w:b/>
            <w:bCs/>
            <w:color w:val="000000" w:themeColor="text1"/>
            <w:sz w:val="24"/>
            <w:szCs w:val="24"/>
          </w:rPr>
          <w:t>Key Messages</w:t>
        </w:r>
      </w:ins>
    </w:p>
    <w:p w14:paraId="7D0DC319" w14:textId="77777777" w:rsidR="00AE3B16" w:rsidRPr="00865D34" w:rsidRDefault="00DB7166" w:rsidP="00372CDE">
      <w:pPr>
        <w:pStyle w:val="FirstParagraph"/>
        <w:rPr>
          <w:ins w:id="28" w:author="rev1" w:date="2026-08-03T13:04:00Z" w16du:dateUtc="2026-08-03T04:04:00Z"/>
          <w:color w:val="000000" w:themeColor="text1"/>
        </w:rPr>
      </w:pPr>
      <w:ins w:id="29" w:author="rev1" w:date="2026-08-03T13:04:00Z" w16du:dateUtc="2026-08-03T04:04:00Z">
        <w:r w:rsidRPr="00865D34">
          <w:rPr>
            <w:b/>
            <w:bCs/>
            <w:color w:val="000000" w:themeColor="text1"/>
          </w:rPr>
          <w:t>What is known</w:t>
        </w:r>
      </w:ins>
    </w:p>
    <w:p w14:paraId="140288E0" w14:textId="77777777" w:rsidR="00AE3B16" w:rsidRPr="00865D34" w:rsidRDefault="00DB7166" w:rsidP="00372CDE">
      <w:pPr>
        <w:pStyle w:val="Compact"/>
        <w:numPr>
          <w:ilvl w:val="0"/>
          <w:numId w:val="5"/>
        </w:numPr>
        <w:ind w:left="0"/>
        <w:rPr>
          <w:ins w:id="30" w:author="rev1" w:date="2026-08-03T13:04:00Z" w16du:dateUtc="2026-08-03T04:04:00Z"/>
          <w:color w:val="000000" w:themeColor="text1"/>
        </w:rPr>
      </w:pPr>
      <w:ins w:id="31" w:author="rev1" w:date="2026-08-03T13:04:00Z" w16du:dateUtc="2026-08-03T04:04:00Z">
        <w:r w:rsidRPr="00865D34">
          <w:rPr>
            <w:color w:val="000000" w:themeColor="text1"/>
          </w:rPr>
          <w:t>Quantitative OCTA analysis of macular neovascularization (MNV) is limited by device- and field-of-view–dependent scaling of raw topological metrics, hindering cross-platform comparison.</w:t>
        </w:r>
      </w:ins>
    </w:p>
    <w:p w14:paraId="4049B757" w14:textId="77777777" w:rsidR="00AE3B16" w:rsidRPr="00865D34" w:rsidRDefault="00DB7166" w:rsidP="00372CDE">
      <w:pPr>
        <w:pStyle w:val="Compact"/>
        <w:numPr>
          <w:ilvl w:val="0"/>
          <w:numId w:val="5"/>
        </w:numPr>
        <w:ind w:left="0"/>
        <w:rPr>
          <w:ins w:id="32" w:author="rev1" w:date="2026-08-03T13:04:00Z" w16du:dateUtc="2026-08-03T04:04:00Z"/>
          <w:color w:val="000000" w:themeColor="text1"/>
        </w:rPr>
      </w:pPr>
      <w:ins w:id="33" w:author="rev1" w:date="2026-08-03T13:04:00Z" w16du:dateUtc="2026-08-03T04:04:00Z">
        <w:r w:rsidRPr="00865D34">
          <w:rPr>
            <w:color w:val="000000" w:themeColor="text1"/>
          </w:rPr>
          <w:t>Qualitative MNV pattern labels (e.g., Medusa, Seafan, Dead tree) remain inconsistently defined and are rarely linked to reproducible quantitative thresholds.</w:t>
        </w:r>
      </w:ins>
    </w:p>
    <w:p w14:paraId="670B66C2" w14:textId="77777777" w:rsidR="00AE3B16" w:rsidRPr="00865D34" w:rsidRDefault="00DB7166" w:rsidP="00372CDE">
      <w:pPr>
        <w:pStyle w:val="FirstParagraph"/>
        <w:rPr>
          <w:ins w:id="34" w:author="rev1" w:date="2026-08-03T13:04:00Z" w16du:dateUtc="2026-08-03T04:04:00Z"/>
          <w:color w:val="000000" w:themeColor="text1"/>
        </w:rPr>
      </w:pPr>
      <w:ins w:id="35" w:author="rev1" w:date="2026-08-03T13:04:00Z" w16du:dateUtc="2026-08-03T04:04:00Z">
        <w:r w:rsidRPr="00865D34">
          <w:rPr>
            <w:b/>
            <w:bCs/>
            <w:color w:val="000000" w:themeColor="text1"/>
          </w:rPr>
          <w:t>What is new</w:t>
        </w:r>
      </w:ins>
    </w:p>
    <w:p w14:paraId="3B721EBB" w14:textId="77777777" w:rsidR="00AE3B16" w:rsidRPr="00865D34" w:rsidRDefault="00DB7166" w:rsidP="00372CDE">
      <w:pPr>
        <w:pStyle w:val="Compact"/>
        <w:numPr>
          <w:ilvl w:val="0"/>
          <w:numId w:val="5"/>
        </w:numPr>
        <w:ind w:left="0"/>
        <w:rPr>
          <w:ins w:id="36" w:author="rev1" w:date="2026-08-03T13:04:00Z" w16du:dateUtc="2026-08-03T04:04:00Z"/>
          <w:color w:val="000000" w:themeColor="text1"/>
        </w:rPr>
      </w:pPr>
      <w:ins w:id="37" w:author="rev1" w:date="2026-08-03T13:04:00Z" w16du:dateUtc="2026-08-03T04:04:00Z">
        <w:r w:rsidRPr="00865D34">
          <w:rPr>
            <w:color w:val="000000" w:themeColor="text1"/>
          </w:rPr>
          <w:t>We present a semi-automated pipeline (hybrid vessel enhancement, adaptive binarization, skeleton-based topology) that generates stratum-specific standardized Vascular Complexity and Caliber Uniformity Scores (0–100) for cross-device reporting.</w:t>
        </w:r>
      </w:ins>
    </w:p>
    <w:p w14:paraId="2411C83F" w14:textId="77777777" w:rsidR="00AE3B16" w:rsidRPr="00865D34" w:rsidRDefault="00DB7166" w:rsidP="00372CDE">
      <w:pPr>
        <w:pStyle w:val="Compact"/>
        <w:numPr>
          <w:ilvl w:val="0"/>
          <w:numId w:val="5"/>
        </w:numPr>
        <w:ind w:left="0"/>
        <w:rPr>
          <w:ins w:id="38" w:author="rev1" w:date="2026-08-03T13:04:00Z" w16du:dateUtc="2026-08-03T04:04:00Z"/>
          <w:color w:val="000000" w:themeColor="text1"/>
        </w:rPr>
      </w:pPr>
      <w:ins w:id="39" w:author="rev1" w:date="2026-08-03T13:04:00Z" w16du:dateUtc="2026-08-03T04:04:00Z">
        <w:r w:rsidRPr="00865D34">
          <w:rPr>
            <w:color w:val="000000" w:themeColor="text1"/>
          </w:rPr>
          <w:t>We provide operational, rule-based morphological categories with disclosed decision thresholds and report agreement with masked expert grading.</w:t>
        </w:r>
      </w:ins>
    </w:p>
    <w:p w14:paraId="593BEA55" w14:textId="77777777" w:rsidR="00AE3B16" w:rsidRPr="00865D34" w:rsidRDefault="00DB7166" w:rsidP="00372CDE">
      <w:pPr>
        <w:pStyle w:val="Compact"/>
        <w:numPr>
          <w:ilvl w:val="0"/>
          <w:numId w:val="5"/>
        </w:numPr>
        <w:ind w:left="0"/>
        <w:rPr>
          <w:ins w:id="40" w:author="rev1" w:date="2026-08-03T13:04:00Z" w16du:dateUtc="2026-08-03T04:04:00Z"/>
          <w:color w:val="000000" w:themeColor="text1"/>
        </w:rPr>
      </w:pPr>
      <w:ins w:id="41" w:author="rev1" w:date="2026-08-03T13:04:00Z" w16du:dateUtc="2026-08-03T04:04:00Z">
        <w:r w:rsidRPr="00865D34">
          <w:rPr>
            <w:color w:val="000000" w:themeColor="text1"/>
          </w:rPr>
          <w:t>Morphology-derived interpretive categories are proposed as hypothesis-generating labels; clinical outcome validation was outside the scope of this anonymized, treatment-naïve cohort.</w:t>
        </w:r>
      </w:ins>
    </w:p>
    <w:bookmarkEnd w:id="26"/>
    <w:p w14:paraId="6FEF6D14" w14:textId="77777777" w:rsidR="00CE347D" w:rsidRPr="00865D34" w:rsidRDefault="00CE347D" w:rsidP="00BB22F1">
      <w:pPr>
        <w:spacing w:line="480" w:lineRule="auto"/>
        <w:rPr>
          <w:del w:id="42" w:author="rev1" w:date="2026-08-03T13:04:00Z" w16du:dateUtc="2026-08-03T04:04:00Z"/>
        </w:rPr>
      </w:pPr>
    </w:p>
    <w:p w14:paraId="52A99C83" w14:textId="77777777" w:rsidR="00BB22F1" w:rsidRPr="00865D34" w:rsidRDefault="00BB22F1" w:rsidP="00BB22F1">
      <w:pPr>
        <w:widowControl/>
        <w:spacing w:line="480" w:lineRule="auto"/>
      </w:pPr>
      <w:bookmarkStart w:id="43" w:name="abstract"/>
      <w:r w:rsidRPr="00865D34">
        <w:br w:type="page"/>
      </w:r>
    </w:p>
    <w:p w14:paraId="67CA2AD1" w14:textId="56749CA0" w:rsidR="00BB22F1" w:rsidRPr="00865D34" w:rsidRDefault="00BB22F1" w:rsidP="00BB22F1">
      <w:pPr>
        <w:spacing w:line="480" w:lineRule="auto"/>
        <w:rPr>
          <w:b/>
          <w:bCs/>
        </w:rPr>
      </w:pPr>
      <w:r w:rsidRPr="00865D34">
        <w:rPr>
          <w:b/>
          <w:bCs/>
        </w:rPr>
        <w:lastRenderedPageBreak/>
        <w:t>Abstract</w:t>
      </w:r>
    </w:p>
    <w:p w14:paraId="73FA9DC3" w14:textId="77777777" w:rsidR="00A56FDB" w:rsidRPr="00865D34" w:rsidRDefault="00A56FDB" w:rsidP="00A56FDB">
      <w:pPr>
        <w:spacing w:line="480" w:lineRule="auto"/>
        <w:rPr>
          <w:del w:id="44" w:author="rev1" w:date="2026-08-03T13:04:00Z" w16du:dateUtc="2026-08-03T04:04:00Z"/>
          <w:i/>
          <w:iCs/>
        </w:rPr>
      </w:pPr>
      <w:r w:rsidRPr="00865D34">
        <w:rPr>
          <w:i/>
          <w:iCs/>
        </w:rPr>
        <w:t>Purpose:</w:t>
      </w:r>
      <w:ins w:id="45" w:author="rev1" w:date="2026-08-03T13:04:00Z" w16du:dateUtc="2026-08-03T04:04:00Z">
        <w:r w:rsidR="00DB7166" w:rsidRPr="00865D34">
          <w:rPr>
            <w:i/>
            <w:iCs/>
            <w:color w:val="000000" w:themeColor="text1"/>
          </w:rPr>
          <w:t xml:space="preserve"> </w:t>
        </w:r>
      </w:ins>
    </w:p>
    <w:p w14:paraId="7510E29B" w14:textId="3D6D648B" w:rsidR="00A56FDB" w:rsidRPr="00865D34" w:rsidRDefault="00A56FDB" w:rsidP="00A56FDB">
      <w:pPr>
        <w:spacing w:line="480" w:lineRule="auto"/>
      </w:pPr>
      <w:r w:rsidRPr="00865D34">
        <w:t xml:space="preserve">To </w:t>
      </w:r>
      <w:ins w:id="46" w:author="rev1" w:date="2026-08-03T13:04:00Z" w16du:dateUtc="2026-08-03T04:04:00Z">
        <w:r w:rsidR="00DB7166" w:rsidRPr="00865D34">
          <w:rPr>
            <w:color w:val="000000" w:themeColor="text1"/>
          </w:rPr>
          <w:t>develop</w:t>
        </w:r>
      </w:ins>
      <w:del w:id="47" w:author="rev1" w:date="2026-08-03T13:04:00Z" w16du:dateUtc="2026-08-03T04:04:00Z">
        <w:r w:rsidRPr="00865D34">
          <w:delText>introduce</w:delText>
        </w:r>
      </w:del>
      <w:r w:rsidRPr="00865D34">
        <w:t xml:space="preserve"> and validate a novel semi-automated </w:t>
      </w:r>
      <w:ins w:id="48" w:author="rev1" w:date="2026-08-03T13:04:00Z" w16du:dateUtc="2026-08-03T04:04:00Z">
        <w:r w:rsidR="00DB7166" w:rsidRPr="00865D34">
          <w:rPr>
            <w:color w:val="000000" w:themeColor="text1"/>
          </w:rPr>
          <w:t>Python</w:t>
        </w:r>
      </w:ins>
      <w:del w:id="49" w:author="rev1" w:date="2026-08-03T13:04:00Z" w16du:dateUtc="2026-08-03T04:04:00Z">
        <w:r w:rsidRPr="00865D34">
          <w:delText>ImageJ</w:delText>
        </w:r>
      </w:del>
      <w:r w:rsidRPr="00865D34">
        <w:t xml:space="preserve">-based </w:t>
      </w:r>
      <w:ins w:id="50" w:author="rev1" w:date="2026-08-03T13:04:00Z" w16du:dateUtc="2026-08-03T04:04:00Z">
        <w:r w:rsidR="00DB7166" w:rsidRPr="00865D34">
          <w:rPr>
            <w:color w:val="000000" w:themeColor="text1"/>
          </w:rPr>
          <w:t>pipeline</w:t>
        </w:r>
      </w:ins>
      <w:del w:id="51" w:author="rev1" w:date="2026-08-03T13:04:00Z" w16du:dateUtc="2026-08-03T04:04:00Z">
        <w:r w:rsidRPr="00865D34">
          <w:delText>macro</w:delText>
        </w:r>
      </w:del>
      <w:r w:rsidRPr="00865D34">
        <w:t xml:space="preserve"> for </w:t>
      </w:r>
      <w:ins w:id="52" w:author="rev1" w:date="2026-08-03T13:04:00Z" w16du:dateUtc="2026-08-03T04:04:00Z">
        <w:r w:rsidR="00DB7166" w:rsidRPr="00865D34">
          <w:rPr>
            <w:color w:val="000000" w:themeColor="text1"/>
          </w:rPr>
          <w:t>multi-dimensional</w:t>
        </w:r>
      </w:ins>
      <w:del w:id="53" w:author="rev1" w:date="2026-08-03T13:04:00Z" w16du:dateUtc="2026-08-03T04:04:00Z">
        <w:r w:rsidRPr="00865D34">
          <w:delText>comprehensive</w:delText>
        </w:r>
      </w:del>
      <w:r w:rsidRPr="00865D34">
        <w:t xml:space="preserve"> analysis of macular neovascularization (MNV) </w:t>
      </w:r>
      <w:ins w:id="54" w:author="rev1" w:date="2026-08-03T13:04:00Z" w16du:dateUtc="2026-08-03T04:04:00Z">
        <w:r w:rsidR="00DB7166" w:rsidRPr="00865D34">
          <w:rPr>
            <w:color w:val="000000" w:themeColor="text1"/>
          </w:rPr>
          <w:t>on optical coherence tomography angiography (</w:t>
        </w:r>
      </w:ins>
      <w:del w:id="55" w:author="rev1" w:date="2026-08-03T13:04:00Z" w16du:dateUtc="2026-08-03T04:04:00Z">
        <w:r w:rsidRPr="00865D34">
          <w:delText xml:space="preserve">in </w:delText>
        </w:r>
      </w:del>
      <w:r w:rsidRPr="00865D34">
        <w:t>OCTA</w:t>
      </w:r>
      <w:ins w:id="56" w:author="rev1" w:date="2026-08-03T13:04:00Z" w16du:dateUtc="2026-08-03T04:04:00Z">
        <w:r w:rsidR="00DB7166" w:rsidRPr="00865D34">
          <w:rPr>
            <w:color w:val="000000" w:themeColor="text1"/>
          </w:rPr>
          <w:t>)</w:t>
        </w:r>
      </w:ins>
      <w:r w:rsidRPr="00865D34">
        <w:t xml:space="preserve"> images. The system </w:t>
      </w:r>
      <w:del w:id="57" w:author="rev1" w:date="2026-08-03T13:04:00Z" w16du:dateUtc="2026-08-03T04:04:00Z">
        <w:r w:rsidRPr="00865D34">
          <w:delText xml:space="preserve">is benchmarked against quantitative parameters from recent literature and </w:delText>
        </w:r>
      </w:del>
      <w:r w:rsidRPr="00865D34">
        <w:t xml:space="preserve">provides </w:t>
      </w:r>
      <w:ins w:id="58" w:author="rev1" w:date="2026-08-03T13:04:00Z" w16du:dateUtc="2026-08-03T04:04:00Z">
        <w:r w:rsidR="00DB7166" w:rsidRPr="00865D34">
          <w:rPr>
            <w:color w:val="000000" w:themeColor="text1"/>
          </w:rPr>
          <w:t>standardized</w:t>
        </w:r>
      </w:ins>
      <w:del w:id="59" w:author="rev1" w:date="2026-08-03T13:04:00Z" w16du:dateUtc="2026-08-03T04:04:00Z">
        <w:r w:rsidRPr="00865D34">
          <w:delText>novel</w:delText>
        </w:r>
      </w:del>
      <w:r w:rsidRPr="00865D34">
        <w:t xml:space="preserve"> biomarkers</w:t>
      </w:r>
      <w:ins w:id="60" w:author="rev1" w:date="2026-08-03T13:04:00Z" w16du:dateUtc="2026-08-03T04:04:00Z">
        <w:r w:rsidR="00DB7166" w:rsidRPr="00865D34">
          <w:rPr>
            <w:color w:val="000000" w:themeColor="text1"/>
          </w:rPr>
          <w:t>, rule-based morphological categorization, and morphology-derived interpretive labels. It also incorporates</w:t>
        </w:r>
      </w:ins>
      <w:del w:id="61" w:author="rev1" w:date="2026-08-03T13:04:00Z" w16du:dateUtc="2026-08-03T04:04:00Z">
        <w:r w:rsidRPr="00865D34">
          <w:delText xml:space="preserve"> plus</w:delText>
        </w:r>
      </w:del>
      <w:r w:rsidRPr="00865D34">
        <w:t xml:space="preserve"> an automated morphological</w:t>
      </w:r>
      <w:del w:id="62" w:author="rev1" w:date="2026-08-03T13:04:00Z" w16du:dateUtc="2026-08-03T04:04:00Z">
        <w:r w:rsidRPr="00865D34">
          <w:delText>–pathophysiological</w:delText>
        </w:r>
      </w:del>
      <w:r w:rsidRPr="00865D34">
        <w:t xml:space="preserve"> classification </w:t>
      </w:r>
      <w:ins w:id="63" w:author="rev1" w:date="2026-08-03T13:04:00Z" w16du:dateUtc="2026-08-03T04:04:00Z">
        <w:r w:rsidR="00DB7166" w:rsidRPr="00865D34">
          <w:rPr>
            <w:color w:val="000000" w:themeColor="text1"/>
          </w:rPr>
          <w:t>scheme to</w:t>
        </w:r>
      </w:ins>
      <w:del w:id="64" w:author="rev1" w:date="2026-08-03T13:04:00Z" w16du:dateUtc="2026-08-03T04:04:00Z">
        <w:r w:rsidRPr="00865D34">
          <w:delText>that</w:delText>
        </w:r>
      </w:del>
      <w:r w:rsidRPr="00865D34">
        <w:t xml:space="preserve"> objectively </w:t>
      </w:r>
      <w:ins w:id="65" w:author="rev1" w:date="2026-08-03T13:04:00Z" w16du:dateUtc="2026-08-03T04:04:00Z">
        <w:r w:rsidR="00DB7166" w:rsidRPr="00865D34">
          <w:rPr>
            <w:color w:val="000000" w:themeColor="text1"/>
          </w:rPr>
          <w:t>distinguish</w:t>
        </w:r>
      </w:ins>
      <w:del w:id="66" w:author="rev1" w:date="2026-08-03T13:04:00Z" w16du:dateUtc="2026-08-03T04:04:00Z">
        <w:r w:rsidRPr="00865D34">
          <w:delText>distinguishes</w:delText>
        </w:r>
      </w:del>
      <w:r w:rsidRPr="00865D34">
        <w:t xml:space="preserve"> active, mature quiescent, transitional, and arteriolarized states.</w:t>
      </w:r>
    </w:p>
    <w:p w14:paraId="23D256E9" w14:textId="77777777" w:rsidR="00A56FDB" w:rsidRPr="00865D34" w:rsidRDefault="00A56FDB" w:rsidP="00A56FDB">
      <w:pPr>
        <w:spacing w:line="480" w:lineRule="auto"/>
        <w:rPr>
          <w:del w:id="67" w:author="rev1" w:date="2026-08-03T13:04:00Z" w16du:dateUtc="2026-08-03T04:04:00Z"/>
          <w:i/>
          <w:iCs/>
        </w:rPr>
      </w:pPr>
    </w:p>
    <w:p w14:paraId="575CF332" w14:textId="77777777" w:rsidR="00A56FDB" w:rsidRPr="00865D34" w:rsidRDefault="00A56FDB" w:rsidP="00A56FDB">
      <w:pPr>
        <w:spacing w:line="480" w:lineRule="auto"/>
        <w:rPr>
          <w:del w:id="68" w:author="rev1" w:date="2026-08-03T13:04:00Z" w16du:dateUtc="2026-08-03T04:04:00Z"/>
          <w:i/>
          <w:iCs/>
        </w:rPr>
      </w:pPr>
      <w:r w:rsidRPr="00865D34">
        <w:rPr>
          <w:i/>
          <w:iCs/>
        </w:rPr>
        <w:t>Methods:</w:t>
      </w:r>
      <w:ins w:id="69" w:author="rev1" w:date="2026-08-03T13:04:00Z" w16du:dateUtc="2026-08-03T04:04:00Z">
        <w:r w:rsidR="00DB7166" w:rsidRPr="00865D34">
          <w:rPr>
            <w:i/>
            <w:iCs/>
            <w:color w:val="000000" w:themeColor="text1"/>
          </w:rPr>
          <w:t xml:space="preserve"> </w:t>
        </w:r>
      </w:ins>
    </w:p>
    <w:p w14:paraId="7F18AA89" w14:textId="3854986B" w:rsidR="00A56FDB" w:rsidRPr="00865D34" w:rsidRDefault="00A56FDB" w:rsidP="00A56FDB">
      <w:pPr>
        <w:spacing w:line="480" w:lineRule="auto"/>
      </w:pPr>
      <w:r w:rsidRPr="00865D34">
        <w:t xml:space="preserve">We developed an advanced image-processing pipeline incorporating hybrid multiscale vessel enhancement </w:t>
      </w:r>
      <w:ins w:id="70" w:author="rev1" w:date="2026-08-03T13:04:00Z" w16du:dateUtc="2026-08-03T04:04:00Z">
        <w:r w:rsidR="00DB7166" w:rsidRPr="00865D34">
          <w:rPr>
            <w:color w:val="000000" w:themeColor="text1"/>
          </w:rPr>
          <w:t xml:space="preserve">using Frangi/tubeness and </w:t>
        </w:r>
      </w:ins>
      <w:del w:id="71" w:author="rev1" w:date="2026-08-03T13:04:00Z" w16du:dateUtc="2026-08-03T04:04:00Z">
        <w:r w:rsidRPr="00865D34">
          <w:delText>(</w:delText>
        </w:r>
      </w:del>
      <w:r w:rsidRPr="00865D34">
        <w:t xml:space="preserve">Laplacian of Gaussian </w:t>
      </w:r>
      <w:del w:id="72" w:author="rev1" w:date="2026-08-03T13:04:00Z" w16du:dateUtc="2026-08-03T04:04:00Z">
        <w:r w:rsidRPr="00865D34">
          <w:delText xml:space="preserve">and tubeness </w:delText>
        </w:r>
      </w:del>
      <w:r w:rsidRPr="00865D34">
        <w:t>filters</w:t>
      </w:r>
      <w:ins w:id="73" w:author="rev1" w:date="2026-08-03T13:04:00Z" w16du:dateUtc="2026-08-03T04:04:00Z">
        <w:r w:rsidR="00DB7166" w:rsidRPr="00865D34">
          <w:rPr>
            <w:color w:val="000000" w:themeColor="text1"/>
          </w:rPr>
          <w:t>, Phansalkar adaptive binarization,</w:t>
        </w:r>
      </w:ins>
      <w:del w:id="74" w:author="rev1" w:date="2026-08-03T13:04:00Z" w16du:dateUtc="2026-08-03T04:04:00Z">
        <w:r w:rsidRPr="00865D34">
          <w:delText>),</w:delText>
        </w:r>
      </w:del>
      <w:r w:rsidRPr="00865D34">
        <w:t xml:space="preserve"> dynamic region-of-interest refinement, and boundary-branch exclusion. The system generates a </w:t>
      </w:r>
      <w:ins w:id="75" w:author="rev1" w:date="2026-08-03T13:04:00Z" w16du:dateUtc="2026-08-03T04:04:00Z">
        <w:r w:rsidR="00DB7166" w:rsidRPr="00865D34">
          <w:rPr>
            <w:color w:val="000000" w:themeColor="text1"/>
          </w:rPr>
          <w:t xml:space="preserve">Standardized </w:t>
        </w:r>
      </w:ins>
      <w:r w:rsidRPr="00865D34">
        <w:t>Vascular Complexity Score</w:t>
      </w:r>
      <w:ins w:id="76" w:author="rev1" w:date="2026-08-03T13:04:00Z" w16du:dateUtc="2026-08-03T04:04:00Z">
        <w:r w:rsidR="00DB7166" w:rsidRPr="00865D34">
          <w:rPr>
            <w:color w:val="000000" w:themeColor="text1"/>
          </w:rPr>
          <w:t>, a Standardized Caliber Uniformity</w:t>
        </w:r>
      </w:ins>
      <w:del w:id="77" w:author="rev1" w:date="2026-08-03T13:04:00Z" w16du:dateUtc="2026-08-03T04:04:00Z">
        <w:r w:rsidRPr="00865D34">
          <w:delText xml:space="preserve"> and Vascular Stability</w:delText>
        </w:r>
      </w:del>
      <w:r w:rsidRPr="00865D34">
        <w:t xml:space="preserve"> Score</w:t>
      </w:r>
      <w:ins w:id="78" w:author="rev1" w:date="2026-08-03T13:04:00Z" w16du:dateUtc="2026-08-03T04:04:00Z">
        <w:r w:rsidR="00DB7166" w:rsidRPr="00865D34">
          <w:rPr>
            <w:color w:val="000000" w:themeColor="text1"/>
          </w:rPr>
          <w:t xml:space="preserve">, and a Standardized Maturity Index on a </w:t>
        </w:r>
      </w:ins>
      <w:del w:id="79" w:author="rev1" w:date="2026-08-03T13:04:00Z" w16du:dateUtc="2026-08-03T04:04:00Z">
        <w:r w:rsidRPr="00865D34">
          <w:delText xml:space="preserve"> (</w:delText>
        </w:r>
      </w:del>
      <w:r w:rsidRPr="00865D34">
        <w:t>0–100</w:t>
      </w:r>
      <w:ins w:id="80" w:author="rev1" w:date="2026-08-03T13:04:00Z" w16du:dateUtc="2026-08-03T04:04:00Z">
        <w:r w:rsidR="00DB7166" w:rsidRPr="00865D34">
          <w:rPr>
            <w:color w:val="000000" w:themeColor="text1"/>
          </w:rPr>
          <w:t xml:space="preserve"> scale, and performs rule-based </w:t>
        </w:r>
      </w:ins>
      <w:del w:id="81" w:author="rev1" w:date="2026-08-03T13:04:00Z" w16du:dateUtc="2026-08-03T04:04:00Z">
        <w:r w:rsidRPr="00865D34">
          <w:delText xml:space="preserve">), as well as automated </w:delText>
        </w:r>
      </w:del>
      <w:r w:rsidRPr="00865D34">
        <w:t>classification into Medusa, Seafan, Glomerular, Tree</w:t>
      </w:r>
      <w:ins w:id="82" w:author="rev1" w:date="2026-08-03T13:04:00Z" w16du:dateUtc="2026-08-03T04:04:00Z">
        <w:r w:rsidR="00DB7166" w:rsidRPr="00865D34">
          <w:rPr>
            <w:color w:val="000000" w:themeColor="text1"/>
          </w:rPr>
          <w:t xml:space="preserve"> </w:t>
        </w:r>
      </w:ins>
      <w:del w:id="83" w:author="rev1" w:date="2026-08-03T13:04:00Z" w16du:dateUtc="2026-08-03T04:04:00Z">
        <w:r w:rsidRPr="00865D34">
          <w:delText>-</w:delText>
        </w:r>
      </w:del>
      <w:r w:rsidRPr="00865D34">
        <w:t>in</w:t>
      </w:r>
      <w:ins w:id="84" w:author="rev1" w:date="2026-08-03T13:04:00Z" w16du:dateUtc="2026-08-03T04:04:00Z">
        <w:r w:rsidR="00DB7166" w:rsidRPr="00865D34">
          <w:rPr>
            <w:color w:val="000000" w:themeColor="text1"/>
          </w:rPr>
          <w:t xml:space="preserve"> </w:t>
        </w:r>
      </w:ins>
      <w:del w:id="85" w:author="rev1" w:date="2026-08-03T13:04:00Z" w16du:dateUtc="2026-08-03T04:04:00Z">
        <w:r w:rsidRPr="00865D34">
          <w:delText>-</w:delText>
        </w:r>
      </w:del>
      <w:r w:rsidRPr="00865D34">
        <w:t>bud, and Dead</w:t>
      </w:r>
      <w:ins w:id="86" w:author="rev1" w:date="2026-08-03T13:04:00Z" w16du:dateUtc="2026-08-03T04:04:00Z">
        <w:r w:rsidR="00DB7166" w:rsidRPr="00865D34">
          <w:rPr>
            <w:color w:val="000000" w:themeColor="text1"/>
          </w:rPr>
          <w:t xml:space="preserve"> </w:t>
        </w:r>
      </w:ins>
      <w:del w:id="87" w:author="rev1" w:date="2026-08-03T13:04:00Z" w16du:dateUtc="2026-08-03T04:04:00Z">
        <w:r w:rsidRPr="00865D34">
          <w:delText>-</w:delText>
        </w:r>
      </w:del>
      <w:r w:rsidRPr="00865D34">
        <w:t xml:space="preserve">tree patterns </w:t>
      </w:r>
      <w:ins w:id="88" w:author="rev1" w:date="2026-08-03T13:04:00Z" w16du:dateUtc="2026-08-03T04:04:00Z">
        <w:r w:rsidR="00DB7166" w:rsidRPr="00865D34">
          <w:rPr>
            <w:color w:val="000000" w:themeColor="text1"/>
          </w:rPr>
          <w:t>using predefined percentile and trunk-pattern thresholds. Morphology-derived interpretive categories - Active-pattern, Mature-quiescent-pattern, Transitional-pattern, and Arteriolarized-pattern - were assigned</w:t>
        </w:r>
      </w:ins>
      <w:del w:id="89" w:author="rev1" w:date="2026-08-03T13:04:00Z" w16du:dateUtc="2026-08-03T04:04:00Z">
        <w:r w:rsidRPr="00865D34">
          <w:delText>mapped to pathophysiological states</w:delText>
        </w:r>
      </w:del>
      <w:r w:rsidRPr="00865D34">
        <w:t xml:space="preserve"> using quantitative thresholds and published </w:t>
      </w:r>
      <w:ins w:id="90" w:author="rev1" w:date="2026-08-03T13:04:00Z" w16du:dateUtc="2026-08-03T04:04:00Z">
        <w:r w:rsidR="00DB7166" w:rsidRPr="00865D34">
          <w:rPr>
            <w:color w:val="000000" w:themeColor="text1"/>
          </w:rPr>
          <w:t>morphological</w:t>
        </w:r>
      </w:ins>
      <w:del w:id="91" w:author="rev1" w:date="2026-08-03T13:04:00Z" w16du:dateUtc="2026-08-03T04:04:00Z">
        <w:r w:rsidRPr="00865D34">
          <w:delText>clinical</w:delText>
        </w:r>
      </w:del>
      <w:r w:rsidRPr="00865D34">
        <w:t xml:space="preserve"> criteria. A total of 112 MNV lesions </w:t>
      </w:r>
      <w:ins w:id="92" w:author="rev1" w:date="2026-08-03T13:04:00Z" w16du:dateUtc="2026-08-03T04:04:00Z">
        <w:r w:rsidR="00DB7166" w:rsidRPr="00865D34">
          <w:rPr>
            <w:color w:val="000000" w:themeColor="text1"/>
          </w:rPr>
          <w:t>acquired</w:t>
        </w:r>
      </w:ins>
      <w:del w:id="93" w:author="rev1" w:date="2026-08-03T13:04:00Z" w16du:dateUtc="2026-08-03T04:04:00Z">
        <w:r w:rsidRPr="00865D34">
          <w:delText>imaged</w:delText>
        </w:r>
      </w:del>
      <w:r w:rsidRPr="00865D34">
        <w:t xml:space="preserve"> on three OCTA platforms (Zeiss PlexElite 6×6 mm, Zeiss </w:t>
      </w:r>
      <w:ins w:id="94" w:author="rev1" w:date="2026-08-03T13:04:00Z" w16du:dateUtc="2026-08-03T04:04:00Z">
        <w:r w:rsidR="00DB7166" w:rsidRPr="00865D34">
          <w:rPr>
            <w:color w:val="000000" w:themeColor="text1"/>
          </w:rPr>
          <w:t xml:space="preserve">CIRRUS AngioPlex </w:t>
        </w:r>
      </w:ins>
      <w:r w:rsidRPr="00865D34">
        <w:t xml:space="preserve">HD 3×3 mm, </w:t>
      </w:r>
      <w:ins w:id="95" w:author="rev1" w:date="2026-08-03T13:04:00Z" w16du:dateUtc="2026-08-03T04:04:00Z">
        <w:r w:rsidR="00DB7166" w:rsidRPr="00865D34">
          <w:rPr>
            <w:color w:val="000000" w:themeColor="text1"/>
          </w:rPr>
          <w:t xml:space="preserve">and </w:t>
        </w:r>
      </w:ins>
      <w:r w:rsidRPr="00865D34">
        <w:t>Optovue Solix 6×6 mm) were analyzed.</w:t>
      </w:r>
      <w:ins w:id="96" w:author="rev1" w:date="2026-08-03T13:04:00Z" w16du:dateUtc="2026-08-03T04:04:00Z">
        <w:r w:rsidR="00DB7166" w:rsidRPr="00865D34">
          <w:rPr>
            <w:color w:val="000000" w:themeColor="text1"/>
          </w:rPr>
          <w:t xml:space="preserve"> Masked expert–automated morphological agreement was assessed in a stratified subset (n = 54). Inter-observer reproducibility was evaluated with three operators in 46 lesions using ICC(2,1), and same-operator intra-observer test–retest reproducibility was assessed as a supplement (n = 46). Between-stratum score differences were summarized using Kruskal–Wallis tests and </w:t>
        </w:r>
        <w:r w:rsidR="00DB7166" w:rsidRPr="00865D34">
          <w:rPr>
            <w:color w:val="000000" w:themeColor="text1"/>
          </w:rPr>
          <w:lastRenderedPageBreak/>
          <w:t>ε² effect sizes with bootstrap 95% confidence intervals.</w:t>
        </w:r>
      </w:ins>
    </w:p>
    <w:p w14:paraId="70533EA8" w14:textId="77777777" w:rsidR="00A56FDB" w:rsidRPr="00865D34" w:rsidRDefault="00A56FDB" w:rsidP="00A56FDB">
      <w:pPr>
        <w:spacing w:line="480" w:lineRule="auto"/>
        <w:rPr>
          <w:del w:id="97" w:author="rev1" w:date="2026-08-03T13:04:00Z" w16du:dateUtc="2026-08-03T04:04:00Z"/>
          <w:i/>
          <w:iCs/>
        </w:rPr>
      </w:pPr>
    </w:p>
    <w:p w14:paraId="44979AA8" w14:textId="77777777" w:rsidR="00A56FDB" w:rsidRPr="00865D34" w:rsidRDefault="00A56FDB" w:rsidP="00A56FDB">
      <w:pPr>
        <w:spacing w:line="480" w:lineRule="auto"/>
        <w:rPr>
          <w:del w:id="98" w:author="rev1" w:date="2026-08-03T13:04:00Z" w16du:dateUtc="2026-08-03T04:04:00Z"/>
          <w:i/>
          <w:iCs/>
        </w:rPr>
      </w:pPr>
      <w:r w:rsidRPr="00865D34">
        <w:rPr>
          <w:i/>
          <w:iCs/>
        </w:rPr>
        <w:t>Results:</w:t>
      </w:r>
      <w:ins w:id="99" w:author="rev1" w:date="2026-08-03T13:04:00Z" w16du:dateUtc="2026-08-03T04:04:00Z">
        <w:r w:rsidR="00DB7166" w:rsidRPr="00865D34">
          <w:rPr>
            <w:i/>
            <w:iCs/>
            <w:color w:val="000000" w:themeColor="text1"/>
          </w:rPr>
          <w:t xml:space="preserve"> </w:t>
        </w:r>
      </w:ins>
    </w:p>
    <w:p w14:paraId="071500F7" w14:textId="77777777" w:rsidR="00A56FDB" w:rsidRPr="00865D34" w:rsidRDefault="00A56FDB" w:rsidP="00A56FDB">
      <w:pPr>
        <w:spacing w:line="480" w:lineRule="auto"/>
      </w:pPr>
      <w:r w:rsidRPr="00865D34">
        <w:t xml:space="preserve">Raw topological metrics differed substantially by device, precluding direct numerical comparison. Device-specific </w:t>
      </w:r>
      <w:ins w:id="100" w:author="rev1" w:date="2026-08-03T13:04:00Z" w16du:dateUtc="2026-08-03T04:04:00Z">
        <w:r w:rsidR="00DB7166" w:rsidRPr="00865D34">
          <w:rPr>
            <w:color w:val="000000" w:themeColor="text1"/>
          </w:rPr>
          <w:t xml:space="preserve">standardization using </w:t>
        </w:r>
      </w:ins>
      <w:r w:rsidRPr="00865D34">
        <w:t xml:space="preserve">principal component analysis and piecewise-linear normalization yielded convergent </w:t>
      </w:r>
      <w:ins w:id="101" w:author="rev1" w:date="2026-08-03T13:04:00Z" w16du:dateUtc="2026-08-03T04:04:00Z">
        <w:r w:rsidR="00DB7166" w:rsidRPr="00865D34">
          <w:rPr>
            <w:color w:val="000000" w:themeColor="text1"/>
          </w:rPr>
          <w:t>standardized</w:t>
        </w:r>
      </w:ins>
      <w:del w:id="102" w:author="rev1" w:date="2026-08-03T13:04:00Z" w16du:dateUtc="2026-08-03T04:04:00Z">
        <w:r w:rsidRPr="00865D34">
          <w:delText>Standardized</w:delText>
        </w:r>
      </w:del>
      <w:r w:rsidRPr="00865D34">
        <w:t xml:space="preserve"> Complexity, Caliber Uniformity, and Maturity scores </w:t>
      </w:r>
      <w:ins w:id="103" w:author="rev1" w:date="2026-08-03T13:04:00Z" w16du:dateUtc="2026-08-03T04:04:00Z">
        <w:r w:rsidR="00DB7166" w:rsidRPr="00865D34">
          <w:rPr>
            <w:color w:val="000000" w:themeColor="text1"/>
          </w:rPr>
          <w:t xml:space="preserve">on a common 0–100 reporting scale across devices, with median values of approximately </w:t>
        </w:r>
      </w:ins>
      <w:del w:id="104" w:author="rev1" w:date="2026-08-03T13:04:00Z" w16du:dateUtc="2026-08-03T04:04:00Z">
        <w:r w:rsidRPr="00865D34">
          <w:delText>(all medians ≈</w:delText>
        </w:r>
      </w:del>
      <w:r w:rsidRPr="00865D34">
        <w:t>50</w:t>
      </w:r>
      <w:ins w:id="105" w:author="rev1" w:date="2026-08-03T13:04:00Z" w16du:dateUtc="2026-08-03T04:04:00Z">
        <w:r w:rsidR="00DB7166" w:rsidRPr="00865D34">
          <w:rPr>
            <w:color w:val="000000" w:themeColor="text1"/>
          </w:rPr>
          <w:t>. Under this standardized framework, Complexity Score, Caliber Uniformity Score, and Maturity Index did not differ significantly across strata (</w:t>
        </w:r>
      </w:ins>
      <w:del w:id="106" w:author="rev1" w:date="2026-08-03T13:04:00Z" w16du:dateUtc="2026-08-03T04:04:00Z">
        <w:r w:rsidRPr="00865D34">
          <w:delText xml:space="preserve">, </w:delText>
        </w:r>
      </w:del>
      <w:r w:rsidRPr="00865D34">
        <w:t>Kruskal–Wallis p</w:t>
      </w:r>
      <w:ins w:id="107" w:author="rev1" w:date="2026-08-03T13:04:00Z" w16du:dateUtc="2026-08-03T04:04:00Z">
        <w:r w:rsidR="00DB7166" w:rsidRPr="00865D34">
          <w:rPr>
            <w:color w:val="000000" w:themeColor="text1"/>
          </w:rPr>
          <w:t xml:space="preserve"> = 0.425, 0.572, and 0.582, respectively; ε² ≈ 0).</w:t>
        </w:r>
      </w:ins>
      <w:del w:id="108" w:author="rev1" w:date="2026-08-03T13:04:00Z" w16du:dateUtc="2026-08-03T04:04:00Z">
        <w:r w:rsidRPr="00865D34">
          <w:delText>≥0.276), indicating effective removal of device- and field-of-view–dependent scaling while preserving biological information.</w:delText>
        </w:r>
      </w:del>
      <w:r w:rsidRPr="00865D34">
        <w:t xml:space="preserve"> Automated morphological classification identified the full spectrum of MNV subtypes across all platforms</w:t>
      </w:r>
      <w:ins w:id="109" w:author="rev1" w:date="2026-08-03T13:04:00Z" w16du:dateUtc="2026-08-03T04:04:00Z">
        <w:r w:rsidR="00DB7166" w:rsidRPr="00865D34">
          <w:rPr>
            <w:color w:val="000000" w:themeColor="text1"/>
          </w:rPr>
          <w:t>. Agreement with masked expert grading was modest to moderate, with an overall agreement of 57.4% and a quadratic weighted κ of 0.507. Inter-observer ICC(2,1) was good for lesion area (0.859), Complexity Score (0.807), and Standardized Caliber Uniformity Score (0.770), and moderate for the Maturity Index derived from the Caliber score (0.593).</w:t>
        </w:r>
      </w:ins>
      <w:del w:id="110" w:author="rev1" w:date="2026-08-03T13:04:00Z" w16du:dateUtc="2026-08-03T04:04:00Z">
        <w:r w:rsidRPr="00865D34">
          <w:delText>, supporting cross-device robustness.</w:delText>
        </w:r>
      </w:del>
    </w:p>
    <w:p w14:paraId="4BD2C6B7" w14:textId="77777777" w:rsidR="00A56FDB" w:rsidRPr="00865D34" w:rsidRDefault="00A56FDB" w:rsidP="00A56FDB">
      <w:pPr>
        <w:spacing w:line="480" w:lineRule="auto"/>
        <w:rPr>
          <w:del w:id="111" w:author="rev1" w:date="2026-08-03T13:04:00Z" w16du:dateUtc="2026-08-03T04:04:00Z"/>
          <w:i/>
          <w:iCs/>
        </w:rPr>
      </w:pPr>
      <w:del w:id="112" w:author="rev1" w:date="2026-08-03T13:04:00Z" w16du:dateUtc="2026-08-03T04:04:00Z">
        <w:r w:rsidRPr="00865D34">
          <w:rPr>
            <w:i/>
            <w:iCs/>
          </w:rPr>
          <w:delText>​</w:delText>
        </w:r>
      </w:del>
    </w:p>
    <w:p w14:paraId="701E4327" w14:textId="77777777" w:rsidR="00A56FDB" w:rsidRPr="00865D34" w:rsidRDefault="00A56FDB" w:rsidP="00A56FDB">
      <w:pPr>
        <w:spacing w:line="480" w:lineRule="auto"/>
        <w:rPr>
          <w:del w:id="113" w:author="rev1" w:date="2026-08-03T13:04:00Z" w16du:dateUtc="2026-08-03T04:04:00Z"/>
          <w:i/>
          <w:iCs/>
        </w:rPr>
      </w:pPr>
    </w:p>
    <w:p w14:paraId="540325DA" w14:textId="77777777" w:rsidR="00A56FDB" w:rsidRPr="00865D34" w:rsidRDefault="00A56FDB" w:rsidP="00A56FDB">
      <w:pPr>
        <w:spacing w:line="480" w:lineRule="auto"/>
        <w:rPr>
          <w:del w:id="114" w:author="rev1" w:date="2026-08-03T13:04:00Z" w16du:dateUtc="2026-08-03T04:04:00Z"/>
          <w:i/>
          <w:iCs/>
        </w:rPr>
      </w:pPr>
      <w:r w:rsidRPr="00865D34">
        <w:rPr>
          <w:i/>
          <w:iCs/>
        </w:rPr>
        <w:t>Conclusion:</w:t>
      </w:r>
      <w:ins w:id="115" w:author="rev1" w:date="2026-08-03T13:04:00Z" w16du:dateUtc="2026-08-03T04:04:00Z">
        <w:r w:rsidR="00DB7166" w:rsidRPr="00865D34">
          <w:rPr>
            <w:i/>
            <w:iCs/>
            <w:color w:val="000000" w:themeColor="text1"/>
          </w:rPr>
          <w:t xml:space="preserve"> </w:t>
        </w:r>
      </w:ins>
    </w:p>
    <w:p w14:paraId="647721E0" w14:textId="17D0119C" w:rsidR="00BB22F1" w:rsidRPr="00865D34" w:rsidRDefault="00A56FDB" w:rsidP="00A56FDB">
      <w:pPr>
        <w:spacing w:line="480" w:lineRule="auto"/>
      </w:pPr>
      <w:r w:rsidRPr="00865D34">
        <w:t xml:space="preserve">This system provides a </w:t>
      </w:r>
      <w:ins w:id="116" w:author="rev1" w:date="2026-08-03T13:04:00Z" w16du:dateUtc="2026-08-03T04:04:00Z">
        <w:r w:rsidR="00DB7166" w:rsidRPr="00865D34">
          <w:rPr>
            <w:color w:val="000000" w:themeColor="text1"/>
          </w:rPr>
          <w:t xml:space="preserve">transparent and </w:t>
        </w:r>
      </w:ins>
      <w:r w:rsidRPr="00865D34">
        <w:t xml:space="preserve">robust platform for </w:t>
      </w:r>
      <w:del w:id="117" w:author="rev1" w:date="2026-08-03T13:04:00Z" w16du:dateUtc="2026-08-03T04:04:00Z">
        <w:r w:rsidRPr="00865D34">
          <w:delText xml:space="preserve">standardized, device-independent </w:delText>
        </w:r>
      </w:del>
      <w:r w:rsidRPr="00865D34">
        <w:t xml:space="preserve">quantification </w:t>
      </w:r>
      <w:ins w:id="118" w:author="rev1" w:date="2026-08-03T13:04:00Z" w16du:dateUtc="2026-08-03T04:04:00Z">
        <w:r w:rsidR="00DB7166" w:rsidRPr="00865D34">
          <w:rPr>
            <w:color w:val="000000" w:themeColor="text1"/>
          </w:rPr>
          <w:t xml:space="preserve">and rule-based morphological reporting </w:t>
        </w:r>
      </w:ins>
      <w:r w:rsidRPr="00865D34">
        <w:t>of MNV architecture</w:t>
      </w:r>
      <w:ins w:id="119" w:author="rev1" w:date="2026-08-03T13:04:00Z" w16du:dateUtc="2026-08-03T04:04:00Z">
        <w:r w:rsidR="00DB7166" w:rsidRPr="00865D34">
          <w:rPr>
            <w:color w:val="000000" w:themeColor="text1"/>
          </w:rPr>
          <w:t xml:space="preserve"> across OCTA platforms, establishing a common framework for comparative analysis. Future outcome-linked and multi-center evaluations will be required to establish clinical utility.</w:t>
        </w:r>
      </w:ins>
      <w:del w:id="120" w:author="rev1" w:date="2026-08-03T13:04:00Z" w16du:dateUtc="2026-08-03T04:04:00Z">
        <w:r w:rsidRPr="00865D34">
          <w:delText>.</w:delText>
        </w:r>
      </w:del>
      <w:r w:rsidRPr="00865D34">
        <w:t xml:space="preserve"> By integrating morphological patterns with quantitative biomarkers and automated </w:t>
      </w:r>
      <w:del w:id="121" w:author="rev1" w:date="2026-08-03T13:04:00Z" w16du:dateUtc="2026-08-03T04:04:00Z">
        <w:r w:rsidRPr="00865D34">
          <w:delText xml:space="preserve">pathophysiological </w:delText>
        </w:r>
      </w:del>
      <w:r w:rsidRPr="00865D34">
        <w:t xml:space="preserve">classification, </w:t>
      </w:r>
      <w:ins w:id="122" w:author="rev1" w:date="2026-08-03T13:04:00Z" w16du:dateUtc="2026-08-03T04:04:00Z">
        <w:r w:rsidR="00DB7166" w:rsidRPr="00865D34">
          <w:rPr>
            <w:color w:val="000000" w:themeColor="text1"/>
          </w:rPr>
          <w:t>the system</w:t>
        </w:r>
      </w:ins>
      <w:del w:id="123" w:author="rev1" w:date="2026-08-03T13:04:00Z" w16du:dateUtc="2026-08-03T04:04:00Z">
        <w:r w:rsidRPr="00865D34">
          <w:delText>it</w:delText>
        </w:r>
      </w:del>
      <w:r w:rsidRPr="00865D34">
        <w:t xml:space="preserve"> enables objective differentiation of active angiogenesis from mature remodeling</w:t>
      </w:r>
      <w:del w:id="124" w:author="rev1" w:date="2026-08-03T13:04:00Z" w16du:dateUtc="2026-08-03T04:04:00Z">
        <w:r w:rsidRPr="00865D34">
          <w:delText xml:space="preserve"> and may improve clinical decision-making and patient stratification in neovascular AMD</w:delText>
        </w:r>
      </w:del>
      <w:r w:rsidRPr="00865D34">
        <w:t>.</w:t>
      </w:r>
    </w:p>
    <w:p w14:paraId="78E0D139" w14:textId="77777777" w:rsidR="007F4CD6" w:rsidRPr="00865D34" w:rsidRDefault="007F4CD6">
      <w:pPr>
        <w:widowControl/>
      </w:pPr>
      <w:bookmarkStart w:id="125" w:name="introduction"/>
      <w:bookmarkEnd w:id="43"/>
      <w:r w:rsidRPr="00865D34">
        <w:br w:type="page"/>
      </w:r>
    </w:p>
    <w:p w14:paraId="495B67C4" w14:textId="327FE6E8" w:rsidR="00BB22F1" w:rsidRPr="00865D34" w:rsidRDefault="00BB22F1" w:rsidP="00BB22F1">
      <w:pPr>
        <w:spacing w:line="480" w:lineRule="auto"/>
        <w:rPr>
          <w:b/>
          <w:bCs/>
        </w:rPr>
      </w:pPr>
      <w:r w:rsidRPr="00865D34">
        <w:rPr>
          <w:b/>
          <w:bCs/>
        </w:rPr>
        <w:lastRenderedPageBreak/>
        <w:t>Introduction</w:t>
      </w:r>
    </w:p>
    <w:p w14:paraId="7BE6D546" w14:textId="77777777" w:rsidR="00AE3B16" w:rsidRPr="00865D34" w:rsidRDefault="00DB7166" w:rsidP="00372CDE">
      <w:pPr>
        <w:pStyle w:val="FirstParagraph"/>
        <w:spacing w:line="480" w:lineRule="auto"/>
        <w:rPr>
          <w:ins w:id="126" w:author="rev1" w:date="2026-08-03T13:04:00Z" w16du:dateUtc="2026-08-03T04:04:00Z"/>
          <w:color w:val="000000" w:themeColor="text1"/>
        </w:rPr>
      </w:pPr>
      <w:ins w:id="127" w:author="rev1" w:date="2026-08-03T13:04:00Z" w16du:dateUtc="2026-08-03T04:04:00Z">
        <w:r w:rsidRPr="00865D34">
          <w:rPr>
            <w:color w:val="000000" w:themeColor="text1"/>
          </w:rPr>
          <w:t>Optical Coherence Tomography Angiography (OCTA) has transformed visualization of macular neovascularization (MNV) [1]. Translating qualitative observations into objective quantitative metrics remains challenging. Although general-purpose tools such as AngioTool perform well with high-contrast immunofluorescence images [2], they often struggle when applied to OCTA data, which are typically low in contrast and prone to imaging artifacts [3–5]. Variations in image quality across acquisition protocols and devices hinder accurate delineation of fine capillaries within dense MNV networks and yield inconsistent quantitative parameters across machines [6].</w:t>
        </w:r>
      </w:ins>
    </w:p>
    <w:p w14:paraId="6190D20B" w14:textId="77777777" w:rsidR="00AE3B16" w:rsidRPr="00865D34" w:rsidRDefault="00DB7166" w:rsidP="00372CDE">
      <w:pPr>
        <w:pStyle w:val="af5"/>
        <w:spacing w:line="480" w:lineRule="auto"/>
        <w:rPr>
          <w:ins w:id="128" w:author="rev1" w:date="2026-08-03T13:04:00Z" w16du:dateUtc="2026-08-03T04:04:00Z"/>
          <w:color w:val="000000" w:themeColor="text1"/>
        </w:rPr>
      </w:pPr>
      <w:ins w:id="129" w:author="rev1" w:date="2026-08-03T13:04:00Z" w16du:dateUtc="2026-08-03T04:04:00Z">
        <w:r w:rsidRPr="00865D34">
          <w:rPr>
            <w:color w:val="000000" w:themeColor="text1"/>
          </w:rPr>
          <w:t>Another hurdle is characterization of vascular remodeling and the distinction between patterns consistent with active neovascularization versus mature, quiescent-appearing networks. Patterns such as “Medusa” and “Seafan” are widely recognized, yet their quantitative definition and clinical interpretation often vary [7,8]. The term “mature” is used inconsistently: sometimes for a well-organized but still active lesion (morphological maturity), and other times for a pruned vascular tree (interpreted as pathophysiological maturity in the literature) [1,7,8]. This ambiguity impedes standardized assessment and cross-study comparison.</w:t>
        </w:r>
      </w:ins>
    </w:p>
    <w:p w14:paraId="0BD6D454" w14:textId="77777777" w:rsidR="00AE3B16" w:rsidRPr="00865D34" w:rsidRDefault="00DB7166" w:rsidP="00372CDE">
      <w:pPr>
        <w:pStyle w:val="af5"/>
        <w:spacing w:line="480" w:lineRule="auto"/>
        <w:rPr>
          <w:ins w:id="130" w:author="rev1" w:date="2026-08-03T13:04:00Z" w16du:dateUtc="2026-08-03T04:04:00Z"/>
          <w:color w:val="000000" w:themeColor="text1"/>
        </w:rPr>
      </w:pPr>
      <w:ins w:id="131" w:author="rev1" w:date="2026-08-03T13:04:00Z" w16du:dateUtc="2026-08-03T04:04:00Z">
        <w:r w:rsidRPr="00865D34">
          <w:rPr>
            <w:color w:val="000000" w:themeColor="text1"/>
          </w:rPr>
          <w:t xml:space="preserve">This paper presents a novel semi-automated framework designed to enhance the transparency and reproducibility of MNV quantification. We detail a robust rule-based morphological categorization that maps Medusa, Seafan, Glomerular, Tree in bud, and Dead tree patterns using disclosed quantitative thresholds. Furthermore, we assign morphology-derived interpretive categories (Active-pattern, Mature-quiescent-pattern, Transitional-pattern, Arteriolarized-pattern). These interpretive labels serve as a structured, hypothesis-generating taxonomy grounded in quantitative </w:t>
        </w:r>
        <w:r w:rsidRPr="00865D34">
          <w:rPr>
            <w:color w:val="000000" w:themeColor="text1"/>
          </w:rPr>
          <w:lastRenderedPageBreak/>
          <w:t>morphology. Our framework establishes standardized biomarkers (Standardized Vascular Complexity Score, Standardized Caliber Uniformity Score, Standardized Maturity Index) to facilitate consistent within-stratum reporting and rule-based thresholding, thereby providing a rigorous foundation for future biological validation.</w:t>
        </w:r>
      </w:ins>
    </w:p>
    <w:bookmarkEnd w:id="125"/>
    <w:p w14:paraId="52A8986D" w14:textId="00E9DF72" w:rsidR="00BB22F1" w:rsidRPr="00865D34" w:rsidRDefault="00BB22F1" w:rsidP="00234854">
      <w:pPr>
        <w:spacing w:line="480" w:lineRule="auto"/>
        <w:rPr>
          <w:del w:id="132" w:author="rev1" w:date="2026-08-03T13:04:00Z" w16du:dateUtc="2026-08-03T04:04:00Z"/>
        </w:rPr>
      </w:pPr>
      <w:del w:id="133" w:author="rev1" w:date="2026-08-03T13:04:00Z" w16du:dateUtc="2026-08-03T04:04:00Z">
        <w:r w:rsidRPr="00865D34">
          <w:delText xml:space="preserve">Optical Coherence Tomography Angiography (OCT-A) has revolutionized the visualization of macular neovascularization (MNV) </w:delText>
        </w:r>
        <w:r w:rsidR="005339D2" w:rsidRPr="00865D34">
          <w:fldChar w:fldCharType="begin"/>
        </w:r>
        <w:r w:rsidR="00220F58" w:rsidRPr="00865D34">
          <w:delInstrText xml:space="preserve"> ADDIN ZOTERO_ITEM CSL_CITATION {"citationID":"esfNy6qr","properties":{"unsorted":false,"formattedCitation":"\\super 1\\nosupersub{}","plainCitation":"1","noteIndex":0},"citationItems":[{"id":1225,"uris":["http://zotero.org/users/2658636/items/HAI2IMY8"],"itemData":{"id":1225,"type":"article-journal","abstract":"&lt;h4&gt;Background&lt;/h4&gt;To qualitatively and quantitatively evaluate the features of treatment-naïve flat irregular pigment epithelial detachment (FIPED)-associated choroidal neovascularization (CNV) in chronic central serous chorioretinopathy (CSC) using swept-source (SS) optical coherence tomography angiography (OCTA) before and after half-dose photodynamic therapy (PDT).&lt;h4&gt;Methods&lt;/h4&gt;Retrospective case series. The multimodal imaging data of the eyes with FIPED-associated CNV in chronic CSC were reviewed. The features of FIPED-associated CNVs were evaluated by SS-OCTA.&lt;h4&gt;Results&lt;/h4&gt;Records of twenty-one patients (21 eyes) were reviewed. The mean age was 56.62 ± 6.87 years. After half-dose PDT, all patients have improved best spectacle-corrected visual acuity from 0.49 at baseline to 0.25 at 6-month visit, and subfoveal choroidal thickness decreased with subretinal fluids absorbed. By OCTA, the features of CNV at baseline included long filamentous linear vessels (21/21), branching into other large mature vessels with rare anastomoses (21/21); and/or a 'dead tree' appearance at the vessel's termini (20/21); and no perilesional hypointense halo (21/21). Compared to those at baseline, the mean vessel density of CNV showed no significant change at 1-,3-,6-month follow-up, while the mean area of CNV was significantly larger at the 6-month follow-up (p = 0.013).&lt;h4&gt;Conclusions&lt;/h4&gt;OCT angiography allows to qualitatively and quantitatively evaluate CNV in chronic CSC. The features of FIPED-associated CNV on OCTA illustrated its quiescent characteristic and further guided therapy. Half-dose PDT showed favorable effects on chronic CSC complicated with FIPED-associated CNV.","container-title":"Eye","DOI":"10.1038/s41433-020-01345-5","journalAbbreviation":"Eye","page":"2871-2878","title":"OCTA evaluation of treatment-naïve flat irregular PED (FIPED)-associated CNV in chronic central serous chorioretinopathy before and after half-dose PDT.","volume":"35","author":[{"family":"Guo","given":"Jingli"},{"family":"Tang","given":"Wenyi"},{"family":"Xu","given":"Sisi"},{"family":"Liu","given":"Wei"},{"family":"Xu","given":"Gezhi"}],"issued":{"date-parts":[["2021"]]}}}],"schema":"https://github.com/citation-style-language/schema/raw/master/csl-citation.json"} </w:delInstrText>
        </w:r>
        <w:r w:rsidR="005339D2" w:rsidRPr="00865D34">
          <w:fldChar w:fldCharType="separate"/>
        </w:r>
        <w:r w:rsidR="00220F58" w:rsidRPr="00865D34">
          <w:rPr>
            <w:vertAlign w:val="superscript"/>
          </w:rPr>
          <w:delText>1</w:delText>
        </w:r>
        <w:r w:rsidR="005339D2" w:rsidRPr="00865D34">
          <w:fldChar w:fldCharType="end"/>
        </w:r>
        <w:r w:rsidRPr="00865D34">
          <w:delText xml:space="preserve">. </w:delText>
        </w:r>
        <w:r w:rsidR="00234854" w:rsidRPr="00865D34">
          <w:delText xml:space="preserve">Nevertheless, translating qualitative observations into objective quantitative metrics remains a considerable challenge. Although general-purpose tools such as AngioTool perform well with high-contrast immunofluorescence images </w:delText>
        </w:r>
        <w:r w:rsidR="00234854" w:rsidRPr="00865D34">
          <w:fldChar w:fldCharType="begin"/>
        </w:r>
        <w:r w:rsidR="00234854" w:rsidRPr="00865D34">
          <w:delInstrText xml:space="preserve"> ADDIN ZOTERO_ITEM CSL_CITATION {"citationID":"BKEUT42Y","properties":{"unsorted":false,"formattedCitation":"\\super 2\\nosupersub{}","plainCitation":"2","noteIndex":0},"citationItems":[{"id":4167,"uris":["http://zotero.org/users/2658636/items/YNFTLBS4"],"itemData":{"id":4167,"type":"article-journal","abstract":"Angiogenesis is the generation of mature vascular networks from pre-existing vessels. Angiogenesis is crucial during the organism' development, for wound healing and for the female reproductive cycle. Several murine experimental systems are well suited for studying developmental and pathological angiogenesis. They include the embryonic hindbrain, the post-natal retina and allantois explants. In these systems vascular networks are visualised by appropriate staining procedures followed by microscopical analysis. Nevertheless, quantitative assessment of angiogenesis is hampered by the lack of readily available, standardized metrics and software analysis tools. Non-automated protocols are being used widely and they are, in general, time - and labour intensive, prone to human error and do not permit computation of complex spatial metrics. We have developed a light-weight, user friendly software, AngioTool, which allows for quick, hands-off and reproducible quantification of vascular networks in microscopic images. AngioTool computes several morphological and spatial parameters including the area covered by a vascular network, the number of vessels, vessel length, vascular density and lacunarity. In addition, AngioTool calculates the so-called “branching index” (branch points / unit area), providing a measurement of the sprouting activity of a specimen of interest. We have validated AngioTool using images of embryonic murine hindbrains, post-natal retinas and allantois explants. AngioTool is open source and can be downloaded free of charge.","container-title":"PLOS ONE","DOI":"10.1371/journal.pone.0027385","ISSN":"1932-6203","issue":"11","journalAbbreviation":"PLOS ONE","language":"en","page":"e27385","publisher":"Public Library of Science","source":"PLoS Journals","title":"A Computational Tool for Quantitative Analysis of Vascular Networks","volume":"6","author":[{"family":"Zudaire","given":"Enrique"},{"family":"Gambardella","given":"Laure"},{"family":"Kurcz","given":"Christopher"},{"family":"Vermeren","given":"Sonja"}],"issued":{"date-parts":[["2011",11,16]]}}}],"schema":"https://github.com/citation-style-language/schema/raw/master/csl-citation.json"} </w:delInstrText>
        </w:r>
        <w:r w:rsidR="00234854" w:rsidRPr="00865D34">
          <w:fldChar w:fldCharType="separate"/>
        </w:r>
        <w:r w:rsidR="00234854" w:rsidRPr="00865D34">
          <w:rPr>
            <w:vertAlign w:val="superscript"/>
          </w:rPr>
          <w:delText>2</w:delText>
        </w:r>
        <w:r w:rsidR="00234854" w:rsidRPr="00865D34">
          <w:fldChar w:fldCharType="end"/>
        </w:r>
        <w:r w:rsidR="00234854" w:rsidRPr="00865D34">
          <w:delText xml:space="preserve">, they often struggle when applied to OCT-A data, which are typically low in contrast and prone to imaging artifacts </w:delText>
        </w:r>
        <w:bookmarkStart w:id="134" w:name="_Hlk224137772"/>
        <w:r w:rsidR="00234854" w:rsidRPr="00865D34">
          <w:fldChar w:fldCharType="begin"/>
        </w:r>
        <w:r w:rsidR="00015FE0" w:rsidRPr="00865D34">
          <w:delInstrText xml:space="preserve"> ADDIN ZOTERO_ITEM CSL_CITATION {"citationID":"GRomNpnN","properties":{"unsorted":false,"formattedCitation":"\\super 3\\uc0\\u8211{}5\\nosupersub{}","plainCitation":"3–5","noteIndex":0},"citationItems":[{"id":1230,"uris":["http://zotero.org/users/2658636/</w:delInstrText>
        </w:r>
        <w:r w:rsidR="00015FE0" w:rsidRPr="00865D34">
          <w:rPr>
            <w:rFonts w:hint="eastAsia"/>
          </w:rPr>
          <w:delInstrText>items/PHZY96LL"],"itemData":{"id":1230,"type":"article-journal","abstract":"&lt;h4&gt;Purpose&lt;/h4&gt;To identify the changes in distinct vascular parameters of choroidal neovascularization (CNV) in eyes with treatment-na</w:delInstrText>
        </w:r>
        <w:r w:rsidR="00015FE0" w:rsidRPr="00865D34">
          <w:rPr>
            <w:rFonts w:hint="eastAsia"/>
          </w:rPr>
          <w:delInstrText>茂</w:delInstrText>
        </w:r>
        <w:r w:rsidR="00015FE0" w:rsidRPr="00865D34">
          <w:rPr>
            <w:rFonts w:hint="eastAsia"/>
          </w:rPr>
          <w:delInstrText>ve neovascular age-related macular degeneration (nAMD) during the primary response to anti-VEGF therapy using aflibercept.&lt;h4&gt;Methods&lt;/h4&gt;Patients were prospectively followed during the first 3</w:delInstrText>
        </w:r>
        <w:r w:rsidR="00015FE0" w:rsidRPr="00865D34">
          <w:rPr>
            <w:rFonts w:hint="eastAsia"/>
          </w:rPr>
          <w:delInstrText>聽</w:delInstrText>
        </w:r>
        <w:r w:rsidR="00015FE0" w:rsidRPr="00865D34">
          <w:rPr>
            <w:rFonts w:hint="eastAsia"/>
          </w:rPr>
          <w:delInstrText>months according to a standardized protocol with mandatory visits at days 7 and 14 after each anti-VEGF treatment up to day 90. Fourteen eyes were seen in addition at days 1 and 3 post-initial injection. Aflibercept was administered at baseline (BL), day 30 and 60. 6</w:delInstrText>
        </w:r>
        <w:r w:rsidR="00015FE0" w:rsidRPr="00865D34">
          <w:rPr>
            <w:rFonts w:hint="eastAsia"/>
          </w:rPr>
          <w:delInstrText>聽脳聽</w:delInstrText>
        </w:r>
        <w:r w:rsidR="00015FE0" w:rsidRPr="00865D34">
          <w:rPr>
            <w:rFonts w:hint="eastAsia"/>
          </w:rPr>
          <w:delInstrText>6mm SSOCTA (PlexElite, Zeiss) images were acquired. Using the semi-automated AngioTool, C</w:delInstrText>
        </w:r>
        <w:r w:rsidR="00015FE0" w:rsidRPr="00865D34">
          <w:delInstrText>NV area, vessel area, vessel density (VD), the number of junctions, junctions density, total vessel length, average vessel length, total number of endpoints and lacunarity were assessed.&lt;h4&gt;Results&lt;/h4&gt;Thirty-two consecutive patients presenting with treat</w:delInstrText>
        </w:r>
        <w:r w:rsidR="00015FE0" w:rsidRPr="00865D34">
          <w:rPr>
            <w:rFonts w:hint="eastAsia"/>
          </w:rPr>
          <w:delInstrText>ment-na</w:delInstrText>
        </w:r>
        <w:r w:rsidR="00015FE0" w:rsidRPr="00865D34">
          <w:rPr>
            <w:rFonts w:hint="eastAsia"/>
          </w:rPr>
          <w:delInstrText>茂</w:delInstrText>
        </w:r>
        <w:r w:rsidR="00015FE0" w:rsidRPr="00865D34">
          <w:rPr>
            <w:rFonts w:hint="eastAsia"/>
          </w:rPr>
          <w:delInstrText>ve, SSOCTA-positive CNV lesions were included. Close follow-up showed a characteristic neovascular response curve with a dynamic decrease in lesion size within days and a reactive increase following 2</w:delInstrText>
        </w:r>
        <w:r w:rsidR="00015FE0" w:rsidRPr="00865D34">
          <w:rPr>
            <w:rFonts w:hint="eastAsia"/>
          </w:rPr>
          <w:delInstrText>聽</w:delInstrText>
        </w:r>
        <w:r w:rsidR="00015FE0" w:rsidRPr="00865D34">
          <w:rPr>
            <w:rFonts w:hint="eastAsia"/>
          </w:rPr>
          <w:delInstrText>weeks after initial treatment. An undulating p</w:delInstrText>
        </w:r>
        <w:r w:rsidR="00015FE0" w:rsidRPr="00865D34">
          <w:delInstrText xml:space="preserve">attern was seen for all neovascular parameters except for vascular density, with variable statistical significance. Due to a flattening of the therapeutic response as early as after the second treatment, CNV lesion size and most of the related parameters had an increase in activity above baseline values at the end of the loading phase. Lesion size was the leading feature of reactivation by a mean increase of 19.3% after three monthly aflibercept injections. Subgroup analysis based on lesion size revealed a significant correlation between best-corrected visual acuity and quantitative change in lesion size over time, but not baseline size.&lt;h4&gt;Conclusions&lt;/h4&gt;Using SSOCTA, a morphologic neovascular response pattern can be identified in anti-VEGF treatment of CNV. A synchronized early decrease and consecutive reactivation in a large spectrum of neovascular biomarkers including size and internal structure are visualized in a qualitative and quantitative manner. SSOCTA analyses allow new insights in CNV morphology changes and therapeutic response.","container-title":"Acta Ophthalmologica","DOI":"10.1111/aos.14554","journalAbbreviation":"Acta Ophthalmologica","page":"e240-e246","title":"Profiling neovascular age-related macular degeneration choroidal neovascularization lesion response to anti-vascular endothelial growth factor therapy using SSOCTA.","volume":"99","author":[{"family":"Told","given":"R."},{"family":"Reiter","given":"G."},{"family":"Mittermueller","given":"T."},{"family":"Schranz","given":"M."},{"family":"Reumueller","given":"A."},{"family":"Schlanitz","given":"F."},{"family":"Weigert","given":"Günther"},{"family":"Pollreisz","given":"A."},{"family":"Sacu","given":"S."},{"family":"Schmidt-Erfurth","given":"U."}],"issued":{"date-parts":[["2021"]]}}},{"id":1221,"uris":["http://zotero.org/users/2658636/items/H4ZP25F4"],"itemData":{"id":1221,"type":"article-journal","abstract":"&lt;h4&gt;Purpose&lt;/h4&gt;To evaluate quantitative morphological changes in macular neovascularisation (MNV) network after aflibercept therapy in neovascular age-related macular degeneration (nAMD) patients.&lt;h4&gt;Methods&lt;/h4&gt;Consecutive treatment-naïve patients with optical coherence tomography (OCT) angiography confirmed MNV due to nAMD who completed a loading phase of intravitreal aflibercept injections. A quantitative analysis of the vascular network remodelling was performed using a computational software (Angiotool).&lt;h4&gt;Results&lt;/h4&gt;A total of 53 eyes of 52 patients were included in the analysis. The total MNV area decreased significantly after three aflibercept injections (p = 0.003). Total vessel area and vessel density decreased respectively of 20% and 12% at V3 (p &lt; 0.001 in both cases). Other parameters that reduced significantly were total vessel length, average vessel length and density of vascular junctions (p = 0.018, p = 0.002, and p = 0.044, respectively). The number of vascular endpoints (p = 0.001) and lacunarity (p = 0.011) increased significantly, whilst the number of vascular junctions did not vary significantly (p = 0.068). Changes in vascular metrics were predominantly driven by MNV type 1 and 2. No clear relationship was observed between any of the vascular metrics and the macular fluid status.&lt;h4&gt;Conclusion&lt;/h4&gt;Although objective quantification of vascular parameters showed a significant remodelling of the MNV post-loading phase of aflibercept in type 1 and 2 MNV subtypes, none of the quantified vascular metrics correlated to the macular fluid response. These findings highlight a dissociation of anti-angiogenic and anti-permeability properties of aflibercept therapy during the loading phase.","container-title":"Eye","DOI":"10.1038/s41433-023-02574-0","journalAbbreviation":"Eye","page":"3648-3655","title":"Quantitative response of macular neovascularisation to loading phase of aflibercept in neovascular age-related macular degeneration.","volume":"37","author":[{"family":"Montesel","given":"Andrea"},{"family":"Hagag","given":"Ahmed"},{"family":"Chandra","given":"S."},{"family":"Muhammed","given":"Raheeba Pakeer"},{"family":"Thottarath","given":"Sridevi"},{"family":"Chandak","given":"Swati"},{"family":"Sivaprasad","given":"S."}],"issued":{"date-parts":[["2023"]]}}},{"id":1219,"uris":["http://zotero.org/users/2658636/items/HSCRFXJZ"],"itemData":{"id":1219,"type":"article-journal","abstract":"&lt;h4&gt;Purpose&lt;/h4&gt;To evaluate the morphometric changes in macular neovascularization (MNV) architecture after faricimab treatment in neovascular age-related macular degeneration, comparing treatment-naive and previously treated eyes.&lt;h4&gt;Methods&lt;/h4&gt;Prospective study analyzing 45 eyes (18 treatment naive, 27 switched) with neovascular age-related macular degeneration undergoing faricimab treatment. Optical coherence tomography angiography images were exported and the quantification of changes in MNV area, vessel area, vessel density, number of junctions, branching index, total vessel length, end points, and lacunarity was performed using AngioTool v0.6a. Follow-ups at baseline (V0), at the end of the loading phase (V1), and at 1 year (V2) were collected.&lt;h4&gt;Results&lt;/h4&gt;Baseline MNV characteristics differed significantly between treatment-naive and switched eyes. Switched eyes exhibited greater MNV area ( P &lt; 0.001), vessel area ( P &lt; 0.001), junction count ( P = 0.004), vessel length ( P &lt; 0.001), average vessel length ( P = 0.02), end point count ( P = 0.002), and lacunarity ( P = 0.04). Conversely, naive eyes had higher vessel density ( P &lt; 0.001) and branching index ( P = 0.007). Posttreatment, MNV area ( P &lt; 0.001), vessel area ( P &lt; 0.001), junction count ( P = 0.001), and total vessel length ( P &lt; 0.001) decreased, whereas lacunarity increased ( P = 0.001). Greater changes were observed in naive eyes, but the end point count only reduced in switched eyes ( P = 0.01), being stable in naive eyes. At V2, switched eyes still had larger MNV area ( P = 0.007), vessel area ( P = 0.004), junction count ( P = 0.002), vessel length ( P = 0.004), and end points ( P = 0.007).&lt;h4&gt;Conclusion&lt;/h4&gt;Faricimab induces significant and sustained remodeling of the MNV network in neovascular age-related macular degeneration, with more pronounced changes in treatment-naive eyes. These changes were primarily driven by the loading phase, but then remained stable toward the 1-year follow-up.","container-title":"Retina","DOI":"10.1097/iae.0000000000004635","journalAbbreviation":"Retina","page":"125-135","title":"MORPHOMETRIC CHANGES IN MACULAR NEOVASCULARIZATION ARCHITECTURE AFTER FARICIMAB TREATMENT IN NEOVASCULAR AGE-RELATED MACULAR DEGENERATION: Comparison Between Naive and Switched Eyes.","author":[{"family":"Carlà","given":"Matteo Mario"},{"family":"Scampoli","given":"Alessandra"},{"family":"Grieco","given":"Giulia"},{"family":"Governatori","given":"Lorenzo"},{"family":"Catalani","given":"Roberta"},{"family":"Rizzo","given":"S."},{"family":"Caporossi","given":"T."}],"issued":{"date-parts":[["2026"]]}}}],"schema":"https://github.com/citation-style-language/schema/raw/master/csl-citation.json"} </w:delInstrText>
        </w:r>
        <w:r w:rsidR="00234854" w:rsidRPr="00865D34">
          <w:fldChar w:fldCharType="separate"/>
        </w:r>
        <w:r w:rsidR="00015FE0" w:rsidRPr="00865D34">
          <w:rPr>
            <w:vertAlign w:val="superscript"/>
          </w:rPr>
          <w:delText>3–5</w:delText>
        </w:r>
        <w:r w:rsidR="00234854" w:rsidRPr="00865D34">
          <w:fldChar w:fldCharType="end"/>
        </w:r>
        <w:bookmarkEnd w:id="134"/>
        <w:r w:rsidR="00234854" w:rsidRPr="00865D34">
          <w:delText>. Furthermore, variations in image quality across acquisition protocols and devices lead to difficulties in accurately delineating fine capillaries within dense MNV networks and result in inconsistent quantitative parameters across machines</w:delText>
        </w:r>
        <w:r w:rsidR="00472BB5" w:rsidRPr="00865D34">
          <w:delText xml:space="preserve"> </w:delText>
        </w:r>
        <w:r w:rsidR="00472BB5" w:rsidRPr="00865D34">
          <w:fldChar w:fldCharType="begin"/>
        </w:r>
        <w:r w:rsidR="00472BB5" w:rsidRPr="00865D34">
          <w:delInstrText xml:space="preserve"> ADDIN ZOTERO_ITEM CSL_CITATION {"citationID":"IYl9NLri","properties":{"unsorted":false,"formattedCitation":"\\super 6\\nosupersub{}","plainCitation":"6","noteIndex":0},"citationItems":[{"id":4171,"uris":["http://zotero.org/users/2658636/items/CP8YVHJ9"],"itemData":{"id":4171,"type":"article-journal","abstract":"Purpose To compare the quality of four OCT-angiography(OCT-A) modules. Method The retina of nineteen healthy volunteers were scanned with four OCT-devices (Topcon DRI-OCT Triton Swept-source OCT, Optovue RTVue-XR, a prototype Spectralis OCT2, Heidelberg-Engineering and Zeiss Cirrus 5000-HD-OCT). The device-software generated en-face OCT-A images of the superficial (SCP) and deep capillary plexuses (DCP) were evaluated and scored by 3 independent retinal imaging experts. The SCP vessel density was assessed using Angiotool-software. After the inter-grader reliability assessment, a consensus grading was performed and the modules were ranked based on their scoring. Results There was no significant difference in the vessel density among the modules (Zeiss 48.7±4%, Optovue 47.9±3%, Topcon 48.3±2%, Heidelberg 46.5±4%, p = 0.2). The numbers of discernible vessel-bifurcations differed significantly on each module (Zeiss 2±0.9 bifurcations, Optovue 2.5±1.2, Topcon 1.3±0.7 and Heidelberg 0.5±0.6, p≤0.001). The ranking of each module differed depending on the evaluated parameter. In the overall ranking, the Zeiss module was superior and in 90% better than the median (Bonferroni corrected p-value = 0.04). Optovue was better than the median in 60%, Topcon in 40% and Heidelberg module in 10%, however these differences were not statistically significant. Conclusion Each of the four evaluated OCT-A modules had particular strengths, which differentiated it from their competitors.","container-title":"PLOS ONE","DOI":"10.1371/journal.pone.0177059","ISSN":"1932-6203","issue":"5","journalAbbreviation":"PLOS ONE","language":"en","page":"e0177059","publisher":"Public Library of Science","source":"PLoS Journals","title":"OCT-angiography: A qualitative and quantitative comparison of 4 OCT-A devices","title-short":"OCT-angiography","volume":"12","author":[{"family":"Munk","given":"Marion R."},{"family":"Giannakaki-Zimmermann","given":"Helena"},{"family":"Berger","given":"Lieselotte"},{"family":"Huf","given":"Wolfgang"},{"family":"Ebneter","given":"Andreas"},{"family":"Wolf","given":"Sebastian"},{"family":"Zinkernagel","given":"Martin S."}],"issued":{"date-parts":[["2017",5,10]]}}}],"schema":"https://github.com/citation-style-language/schema/raw/master/csl-citation.json"} </w:delInstrText>
        </w:r>
        <w:r w:rsidR="00472BB5" w:rsidRPr="00865D34">
          <w:fldChar w:fldCharType="separate"/>
        </w:r>
        <w:r w:rsidR="00472BB5" w:rsidRPr="00865D34">
          <w:rPr>
            <w:vertAlign w:val="superscript"/>
          </w:rPr>
          <w:delText>6</w:delText>
        </w:r>
        <w:r w:rsidR="00472BB5" w:rsidRPr="00865D34">
          <w:fldChar w:fldCharType="end"/>
        </w:r>
        <w:r w:rsidR="00234854" w:rsidRPr="00865D34">
          <w:delText>.</w:delText>
        </w:r>
      </w:del>
    </w:p>
    <w:p w14:paraId="28EC7FB7" w14:textId="77777777" w:rsidR="00BB22F1" w:rsidRPr="00865D34" w:rsidRDefault="00BB22F1" w:rsidP="00BB22F1">
      <w:pPr>
        <w:spacing w:line="480" w:lineRule="auto"/>
        <w:rPr>
          <w:del w:id="135" w:author="rev1" w:date="2026-08-03T13:04:00Z" w16du:dateUtc="2026-08-03T04:04:00Z"/>
        </w:rPr>
      </w:pPr>
    </w:p>
    <w:p w14:paraId="13EC5B76" w14:textId="44F3423D" w:rsidR="00BB22F1" w:rsidRPr="00865D34" w:rsidRDefault="00BB22F1" w:rsidP="00BB22F1">
      <w:pPr>
        <w:spacing w:line="480" w:lineRule="auto"/>
        <w:rPr>
          <w:del w:id="136" w:author="rev1" w:date="2026-08-03T13:04:00Z" w16du:dateUtc="2026-08-03T04:04:00Z"/>
        </w:rPr>
      </w:pPr>
      <w:del w:id="137" w:author="rev1" w:date="2026-08-03T13:04:00Z" w16du:dateUtc="2026-08-03T04:04:00Z">
        <w:r w:rsidRPr="00865D34">
          <w:delText>A</w:delText>
        </w:r>
        <w:r w:rsidR="009F4523" w:rsidRPr="00865D34">
          <w:delText>nother</w:delText>
        </w:r>
        <w:r w:rsidRPr="00865D34">
          <w:delText xml:space="preserve"> critical hurdle in MNV analysis is the characterization of vascular remodeling, particularly the distinction between active neovascularization and mature quiescent states. While patterns like "Medusa" and "Seafan" are widely recognized, their quantitative definition and clinical interpretation often vary</w:delText>
        </w:r>
        <w:r w:rsidR="008664FD" w:rsidRPr="00865D34">
          <w:delText xml:space="preserve"> </w:delText>
        </w:r>
        <w:r w:rsidR="00DC5526" w:rsidRPr="00865D34">
          <w:fldChar w:fldCharType="begin"/>
        </w:r>
        <w:r w:rsidR="00397FEA" w:rsidRPr="00865D34">
          <w:delInstrText xml:space="preserve"> ADDIN ZOTERO_ITEM CSL_CITATION {"citationID":"6EZqSjiB","properties":{"unsorted":false,"formattedCitation":"\\super 7,8\\nosupersub{}","plainCitation":"7,8","noteIndex":0},"citationItems":[{"id":1220,"uris":["http://zotero.org/users/2658636/items/LVG6BTQ5"],"itemData":{"id":1220,"type":"article-journal","abstract":"&lt;h4&gt;Purpose&lt;/h4&gt;To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1211,"uris":["http://zotero.org/users/2658636/items/YKSUFIQT"],"itemData":{"id":1211,"type":"article-journal","abstract":"&lt;h4&gt;Importance&lt;/h4&gt;The clinical implications of different morphologies of choroidal neovascularization (CNV), as evaluated by ocular coherence tomography angiography (OCTA) in neovascular age-related macular degeneration (nAMD), are lacking.&lt;h4&gt;Background&lt;/h4&gt;To describe the morphology of CNV in nAMD using OCTA, and to compare the visual prognosis and other structural OCT biomarkers between different morphologic patterns.&lt;h4&gt;Design&lt;/h4&gt;Retrospective cohort study.&lt;h4&gt;Participants&lt;/h4&gt;One hundred and forty eyes with nAMD treated with anti-vascular endothelial growth factor (VEGF).&lt;h4&gt;Methods&lt;/h4&gt;Patients were examined using OCTA prior to and at 3, 6 and 12 months after receiving anti-VEGF therapy.&lt;h4&gt;Main outcome measures&lt;/h4&gt;Best-corrected visual acuity (BCVA) and morphologic retinal features.&lt;h4&gt;Results&lt;/h4&gt;Organized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.049).&lt;h4&gt;Conclusions and relevance&lt;/h4&gt;Using OCTA, distinct morphologies of CNV in nAMD patients were identified. These different patterns might be useful predictors for the prognosis of nAMD patients after anti-VEGF therapy.","container-title":"Clinical &amp; Experimental Ophthalmology","DOI":"10.1111/ceo.13797","journalAbbreviation":"Clinical &amp; Experimental Ophthalmology","page":"927-937","title":"Comparison of different morphologies of choroidal neovascularization evaluated by ocular coherence tomography angiography in age-related macular degeneration.","volume":"48","author":[{"family":"Tew","given":"T."},{"family":"Lai","given":"Tso-Ting"},{"family":"Hsieh","given":"Y."},{"family":"Ho","given":"T."},{"family":"Yang","given":"Chung-May"},{"family":"Yang","given":"Chang-Hao"}],"issued":{"date-parts":[["2020"]]}}}],"schema":"https://github.com/citation-style-language/schema/raw/master/csl-citation.json"} </w:delInstrText>
        </w:r>
        <w:r w:rsidR="00DC5526" w:rsidRPr="00865D34">
          <w:fldChar w:fldCharType="separate"/>
        </w:r>
        <w:r w:rsidR="00397FEA" w:rsidRPr="00865D34">
          <w:rPr>
            <w:vertAlign w:val="superscript"/>
          </w:rPr>
          <w:delText>7,8</w:delText>
        </w:r>
        <w:r w:rsidR="00DC5526" w:rsidRPr="00865D34">
          <w:fldChar w:fldCharType="end"/>
        </w:r>
        <w:r w:rsidRPr="00865D34">
          <w:delText>. Furthermore, the term "mature" is used inconsistently in the literature, leading to significant ambiguity. It sometimes describes a well-organized but active lesion (morphological maturity), and other times a quiescent, pruned vascular tree (pathophysiological maturity)</w:delText>
        </w:r>
        <w:r w:rsidR="008664FD" w:rsidRPr="00865D34">
          <w:delText xml:space="preserve"> </w:delText>
        </w:r>
        <w:r w:rsidR="0013587C" w:rsidRPr="00865D34">
          <w:fldChar w:fldCharType="begin"/>
        </w:r>
        <w:r w:rsidR="00397FEA" w:rsidRPr="00865D34">
          <w:delInstrText xml:space="preserve"> ADDIN ZOTERO_ITEM CSL_CITATION {"citationID":"Nk3iCoED","properties":{"unsorted":false,"formattedCitation":"\\super 1,7,8\\nosupersub{}","plainCitation":"1,7,8","noteIndex":0},"citationItems":[{"id":1225,"uris":["http://zotero.org/users/2658636/items/HAI2IMY8"],"itemData":{"id":1225,"type":"article-journal","abstract":"&lt;h4&gt;Background&lt;/h4&gt;To qualitatively and quantitatively evaluate the features of treatment-naïve flat irregular pigment epithelial detachment (FIPED)-associated choroidal neovascularization (CNV) in chronic central serous chorioretinopathy (CSC) using swept-source (SS) optical coherence tomography angiography (OCTA) before and after half-dose photodynamic therapy (PDT).&lt;h4&gt;Methods&lt;/h4&gt;Retrospective case series. The multimodal imaging data of the eyes with FIPED-associated CNV in chronic CSC were reviewed. The features of FIPED-associated CNVs were evaluated by SS-OCTA.&lt;h4&gt;Results&lt;/h4&gt;Records of twenty-one patients (21 eyes) were reviewed. The mean age was 56.62 ± 6.87 years. After half-dose PDT, all patients have improved best spectacle-corrected visual acuity from 0.49 at baseline to 0.25 at 6-month visit, and subfoveal choroidal thickness decreased with subretinal fluids absorbed. By OCTA, the features of CNV at baseline included long filamentous linear vessels (21/21), branching into other large mature vessels with rare anastomoses (21/21); and/or a 'dead tree' appearance at the vessel's termini (20/21); and no perilesional hypointense halo (21/21). Compared to those at baseline, the mean vessel density of CNV showed no significant change at 1-,3-,6-month follow-up, while the mean area of CNV was significantly larger at the 6-month follow-up (p = 0.013).&lt;h4&gt;Conclusions&lt;/h4&gt;OCT angiography allows to qualitatively and quantitatively evaluate CNV in chronic CSC. The features of FIPED-associated CNV on OCTA illustrated its quiescent characteristic and further guided therapy. Half-dose PDT showed favorable effects on chronic CSC complicated with FIPED-associated CNV.","container-title":"Eye","DOI":"10.1038/s41433-020-01345-5","journalAbbreviation":"Eye","page":"2871-2878","title":"OCTA evaluation of treatment-naïve flat irregular PED (FIPED)-associated CNV in chronic central serous chorioretinopathy before and after half-dose PDT.","volume":"35","author":[{"family":"Guo","given":"Jingli"},{"family":"Tang","given":"Wenyi"},{"family":"Xu","given":"Sisi"},{"family":"Liu","given":"Wei"},{"family":"Xu","given":"Gezhi"}],"issued":{"date-parts":[["2021"]]}}},{"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1211,"uris":["http://zotero.org/users/2658636/items/YKSUFIQT"],"itemData":{"id":1211,"type":"article-journal","abstract":"&lt;h4&gt;Importance&lt;/h4&gt;The clinical implications of different morphologies of choroidal neovascularization (CNV), as evaluated by ocular coherence tomography angiography (OCTA) in neovascular age-related macular degeneration (nAMD), are lacking.&lt;h4&gt;Background&lt;/h4&gt;To describe the morphology of CNV in nAMD using OCTA, and to compare the visual prognosis and other structural OCT biomarkers between different morphologic patterns.&lt;h4&gt;Design&lt;/h4&gt;Retrospective cohort study.&lt;h4&gt;Participants&lt;/h4&gt;One hundred and forty eyes with nAMD treated with anti-vascular endothelial growth factor (VEGF).&lt;h4&gt;Methods&lt;/h4&gt;Patients were examined using OCTA prior to and at 3, 6 and 12 months after receiving anti-VEGF therapy.&lt;h4&gt;Main outcome measures&lt;/h4&gt;Best-corrected visual acuity (BCVA) and morphologic retinal features.&lt;h4&gt;Results&lt;/h4&gt;Organized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.049).&lt;h4&gt;Conclusions and relevance&lt;/h4&gt;Using OCTA, distinct morphologies of CNV in nAMD patients were identified. These different patterns might be useful predictors for the prognosis of nAMD patients after anti-VEGF therapy.","container-title":"Clinical &amp; Experimental Ophthalmology","DOI":"10.1111/ceo.13797","journalAbbreviation":"Clinical &amp; Experimental Ophthalmology","page":"927-937","title":"Comparison of different morphologies of choroidal neovascularization evaluated by ocular coherence tomography angiography in age-related macular degeneration.","volume":"48","author":[{"family":"Tew","given":"T."},{"family":"Lai","given":"Tso-Ting"},{"family":"Hsieh","given":"Y."},{"family":"Ho","given":"T."},{"family":"Yang","given":"Chung-May"},{"family":"Yang","given":"Chang-Hao"}],"issued":{"date-parts":[["2020"]]}}}],"schema":"https://github.com/citation-style-language/schema/raw/master/csl-citation.json"} </w:delInstrText>
        </w:r>
        <w:r w:rsidR="0013587C" w:rsidRPr="00865D34">
          <w:fldChar w:fldCharType="separate"/>
        </w:r>
        <w:r w:rsidR="00397FEA" w:rsidRPr="00865D34">
          <w:rPr>
            <w:vertAlign w:val="superscript"/>
          </w:rPr>
          <w:delText>1,7,8</w:delText>
        </w:r>
        <w:r w:rsidR="0013587C" w:rsidRPr="00865D34">
          <w:fldChar w:fldCharType="end"/>
        </w:r>
        <w:r w:rsidRPr="00865D34">
          <w:delText>. This terminological ambiguity hinders standardized assessment and cross-study comparisons.</w:delText>
        </w:r>
      </w:del>
    </w:p>
    <w:p w14:paraId="6D7D7862" w14:textId="77777777" w:rsidR="00BB22F1" w:rsidRPr="00865D34" w:rsidRDefault="00BB22F1" w:rsidP="00BB22F1">
      <w:pPr>
        <w:spacing w:line="480" w:lineRule="auto"/>
        <w:rPr>
          <w:del w:id="138" w:author="rev1" w:date="2026-08-03T13:04:00Z" w16du:dateUtc="2026-08-03T04:04:00Z"/>
        </w:rPr>
      </w:pPr>
    </w:p>
    <w:p w14:paraId="0180427D" w14:textId="238540D1" w:rsidR="00BB22F1" w:rsidRPr="00865D34" w:rsidRDefault="00BB22F1" w:rsidP="00BB22F1">
      <w:pPr>
        <w:spacing w:line="480" w:lineRule="auto"/>
        <w:rPr>
          <w:del w:id="139" w:author="rev1" w:date="2026-08-03T13:04:00Z" w16du:dateUtc="2026-08-03T04:04:00Z"/>
        </w:rPr>
      </w:pPr>
      <w:del w:id="140" w:author="rev1" w:date="2026-08-03T13:04:00Z" w16du:dateUtc="2026-08-03T04:04:00Z">
        <w:r w:rsidRPr="00865D34">
          <w:delText>This paper introduces a novel, semi-automated system designed to resolve these ambiguities. We present a systematic comparison of our parameters against the latest literature</w:delText>
        </w:r>
        <w:r w:rsidR="00831B3C" w:rsidRPr="00865D34">
          <w:delText xml:space="preserve"> </w:delText>
        </w:r>
        <w:r w:rsidRPr="00865D34">
          <w:delText>and detail an automated morphological-pathophysiological classification logic that maps specific morphological patterns</w:delText>
        </w:r>
        <w:r w:rsidR="00ED2FE5" w:rsidRPr="00865D34">
          <w:delText xml:space="preserve"> - </w:delText>
        </w:r>
        <w:r w:rsidRPr="00865D34">
          <w:delText>Medusa, Seafan, Glomerular, Tree-in-bud, and Dead-tree</w:delText>
        </w:r>
        <w:r w:rsidR="00ED2FE5" w:rsidRPr="00865D34">
          <w:delText xml:space="preserve"> - </w:delText>
        </w:r>
        <w:r w:rsidRPr="00865D34">
          <w:delText xml:space="preserve">to their underlying pathophysiological states (Active, Mature Quiescent, Transitional, Arteriolarized). This logic leverages quantitative biomarkers like the Euler number, Loop count, and Vascular Stability Score, integrating them with established clinical criteria proposed </w:delText>
        </w:r>
        <w:r w:rsidR="004D5DF2" w:rsidRPr="00865D34">
          <w:delText xml:space="preserve">previously </w:delText>
        </w:r>
        <w:r w:rsidR="006B6984" w:rsidRPr="00865D34">
          <w:fldChar w:fldCharType="begin"/>
        </w:r>
        <w:r w:rsidR="00397FEA" w:rsidRPr="00865D34">
          <w:delInstrText xml:space="preserve"> ADDIN ZOTERO_ITEM CSL_CITATION {"citationID":"3bNzOaKS","properties":{"unsorted":false,"formattedCitation":"\\super 9\\nosupersub{}","plainCitation":"9","noteIndex":0},"citationItems":[{"id":2313,"uris":["http://zotero.org/users/2658636/items/MXNZN4GC"],"itemData":{"id":2313,"type":"article-journal","abstract":"Aims To evaluate on optical coherence tomography angiography (OCT-A), the predictive role of different qualitative findings of choroidal neovascularisations (CNV) in assessing the status of exudative age-related macular degeneration (eAMD) and to develop a potential model to predict the CNV activity. Methods Retrospective review of the multimodal imaging records of patients with eAMD obtained during treatment for type 1 or type 2 CNV. The qualitative analysis of CNVs on OCT angiograms assessed the presence or absence of tiny branching vessels, loops, peripheral anastomotic arcades and choriocapillaris hypointense halo. These findings were then correlated with those of structural OCT scans. A score forecast was built and validated. Results One hundred and twenty-six eAMD eyes were enrolled in the study. Exudation was observed in 90 eyes (71%) on structural OCT. The qualitative OCT-A analysis revealed: tiny branching vessels in 82.5% of the cases, vascular loops in 81.7%, peripheral anastomotic arcades in 66.7% and choriocapillaris hypointense halo in 54.8%. In the univariate analysis, each OCT-A parameter showed a statistically significant correlation with exudation on structural OCT (p&lt;0.001). The overall analysis demonstrated a sensitivity of 96.7% and a positive predictive value of 87.9%. In the multivariate analysis, a model with four criteria predicted an exudative lesion in 97.6% of cases and one with two criteria (tiny branching vessels and peripheral anastomotic arcades) in 71.2%. Conclusions The presence of tiny branching vessels and a peripheral anastomotic arcade appears to predict the lesion activity with a good accuracy and the model based on four criteria enables optimal decisions regarding retreatment in eAMD.","container-title":"British Journal of Ophthalmology","DOI":"10.1136/bjophthalmol-2018-313065","ISSN":"14682079","issue":"9","page":"1342-1356","PMID":"30467129","title":"Optical coherence tomography angiography in exudative age-related macular degeneration: A predictive model for treatment decisions","volume":"103","author":[{"family":"Coscas","given":"Florence"},{"family":"Lupidi","given":"Marco"},{"family":"Boulet","given":"Jean François"},{"family":"Sellam","given":"Alexandre"},{"family":"Cabral","given":"Diogo"},{"family":"Serra","given":"Rita"},{"family":"Français","given":"Catherine"},{"family":"Souied","given":"Eric H."},{"family":"Coscas","given":"Gabriel"}],"issued":{"date-parts":[["2019"]]}}}],"schema":"https://github.com/citation-style-language/schema/raw/master/csl-citation.json"} </w:delInstrText>
        </w:r>
        <w:r w:rsidR="006B6984" w:rsidRPr="00865D34">
          <w:fldChar w:fldCharType="separate"/>
        </w:r>
        <w:r w:rsidR="00397FEA" w:rsidRPr="00865D34">
          <w:rPr>
            <w:vertAlign w:val="superscript"/>
          </w:rPr>
          <w:delText>9</w:delText>
        </w:r>
        <w:r w:rsidR="006B6984" w:rsidRPr="00865D34">
          <w:fldChar w:fldCharType="end"/>
        </w:r>
        <w:r w:rsidRPr="00865D34">
          <w:delText>.</w:delText>
        </w:r>
      </w:del>
    </w:p>
    <w:p w14:paraId="308364B1" w14:textId="77777777" w:rsidR="00BB22F1" w:rsidRPr="00865D34" w:rsidRDefault="00BB22F1" w:rsidP="00BB22F1">
      <w:pPr>
        <w:spacing w:line="480" w:lineRule="auto"/>
      </w:pPr>
      <w:bookmarkStart w:id="141" w:name="methods"/>
    </w:p>
    <w:p w14:paraId="3BBAA561" w14:textId="7B712AF5" w:rsidR="00BB22F1" w:rsidRPr="00865D34" w:rsidRDefault="00BB22F1" w:rsidP="00BB22F1">
      <w:pPr>
        <w:spacing w:line="480" w:lineRule="auto"/>
        <w:rPr>
          <w:b/>
          <w:bCs/>
        </w:rPr>
      </w:pPr>
      <w:r w:rsidRPr="00865D34">
        <w:rPr>
          <w:b/>
          <w:bCs/>
        </w:rPr>
        <w:t>Methods</w:t>
      </w:r>
    </w:p>
    <w:p w14:paraId="3B56CE9E" w14:textId="77777777" w:rsidR="00B80BD8" w:rsidRPr="00865D34" w:rsidRDefault="00B80BD8" w:rsidP="00BB22F1">
      <w:pPr>
        <w:spacing w:line="480" w:lineRule="auto"/>
      </w:pPr>
      <w:bookmarkStart w:id="142" w:name="X7854f73b4d5bf32e32719e61e54cbb18a80d6f9"/>
    </w:p>
    <w:p w14:paraId="72143923" w14:textId="77777777" w:rsidR="00B80BD8" w:rsidRPr="00865D34" w:rsidRDefault="00B80BD8" w:rsidP="00B80BD8">
      <w:pPr>
        <w:spacing w:line="480" w:lineRule="auto"/>
      </w:pPr>
      <w:r w:rsidRPr="00865D34">
        <w:rPr>
          <w:b/>
          <w:bCs/>
        </w:rPr>
        <w:t>Study Population and Acquisition Protocols</w:t>
      </w:r>
    </w:p>
    <w:p w14:paraId="102C392C" w14:textId="77777777" w:rsidR="00AE3B16" w:rsidRPr="00865D34" w:rsidRDefault="00FA652D" w:rsidP="00372CDE">
      <w:pPr>
        <w:pStyle w:val="FirstParagraph"/>
        <w:spacing w:line="480" w:lineRule="auto"/>
        <w:rPr>
          <w:ins w:id="143" w:author="rev1" w:date="2026-08-03T13:04:00Z" w16du:dateUtc="2026-08-03T04:04:00Z"/>
          <w:color w:val="000000" w:themeColor="text1"/>
        </w:rPr>
      </w:pPr>
      <w:r w:rsidRPr="00865D34">
        <w:t>This study was approved by the Ethics Committee of the Yokohama City University Medical Center. The</w:t>
      </w:r>
      <w:del w:id="144" w:author="rev1" w:date="2026-08-03T13:04:00Z" w16du:dateUtc="2026-08-03T04:04:00Z">
        <w:r w:rsidRPr="00865D34">
          <w:delText xml:space="preserve"> study</w:delText>
        </w:r>
      </w:del>
      <w:r w:rsidRPr="00865D34">
        <w:t xml:space="preserve"> protocol adhered to the </w:t>
      </w:r>
      <w:del w:id="145" w:author="rev1" w:date="2026-08-03T13:04:00Z" w16du:dateUtc="2026-08-03T04:04:00Z">
        <w:r w:rsidRPr="00865D34">
          <w:delText xml:space="preserve">tenets of the </w:delText>
        </w:r>
      </w:del>
      <w:r w:rsidRPr="00865D34">
        <w:t>Declaration of Helsinki</w:t>
      </w:r>
      <w:ins w:id="146" w:author="rev1" w:date="2026-08-03T13:04:00Z" w16du:dateUtc="2026-08-03T04:04:00Z">
        <w:r w:rsidR="00DB7166" w:rsidRPr="00865D34">
          <w:rPr>
            <w:color w:val="000000" w:themeColor="text1"/>
          </w:rPr>
          <w:t>,</w:t>
        </w:r>
      </w:ins>
      <w:r w:rsidRPr="00865D34">
        <w:t xml:space="preserve"> and informed consent was obtained from all eligible patients. </w:t>
      </w:r>
      <w:ins w:id="147" w:author="rev1" w:date="2026-08-03T13:04:00Z" w16du:dateUtc="2026-08-03T04:04:00Z">
        <w:r w:rsidR="00DB7166" w:rsidRPr="00865D34">
          <w:rPr>
            <w:color w:val="000000" w:themeColor="text1"/>
          </w:rPr>
          <w:t>We</w:t>
        </w:r>
      </w:ins>
      <w:del w:id="148" w:author="rev1" w:date="2026-08-03T13:04:00Z" w16du:dateUtc="2026-08-03T04:04:00Z">
        <w:r w:rsidR="00B80BD8" w:rsidRPr="00865D34">
          <w:delText>This study</w:delText>
        </w:r>
      </w:del>
      <w:r w:rsidR="00B80BD8" w:rsidRPr="00865D34">
        <w:t xml:space="preserve"> included 112 MNV lesions imaged with three </w:t>
      </w:r>
      <w:del w:id="149" w:author="rev1" w:date="2026-08-03T13:04:00Z" w16du:dateUtc="2026-08-03T04:04:00Z">
        <w:r w:rsidR="00B80BD8" w:rsidRPr="00865D34">
          <w:delText xml:space="preserve">distinct </w:delText>
        </w:r>
      </w:del>
      <w:r w:rsidR="00B80BD8" w:rsidRPr="00865D34">
        <w:t xml:space="preserve">OCTA platforms and field-of-view configurations to establish a multi-device </w:t>
      </w:r>
      <w:ins w:id="150" w:author="rev1" w:date="2026-08-03T13:04:00Z" w16du:dateUtc="2026-08-03T04:04:00Z">
        <w:r w:rsidR="00DB7166" w:rsidRPr="00865D34">
          <w:rPr>
            <w:color w:val="000000" w:themeColor="text1"/>
          </w:rPr>
          <w:t>analysis</w:t>
        </w:r>
      </w:ins>
      <w:del w:id="151" w:author="rev1" w:date="2026-08-03T13:04:00Z" w16du:dateUtc="2026-08-03T04:04:00Z">
        <w:r w:rsidR="00B80BD8" w:rsidRPr="00865D34">
          <w:delText>validation</w:delText>
        </w:r>
      </w:del>
      <w:r w:rsidR="00B80BD8" w:rsidRPr="00865D34">
        <w:t xml:space="preserve"> framework</w:t>
      </w:r>
      <w:ins w:id="152" w:author="rev1" w:date="2026-08-03T13:04:00Z" w16du:dateUtc="2026-08-03T04:04:00Z">
        <w:r w:rsidR="00DB7166" w:rsidRPr="00865D34">
          <w:rPr>
            <w:color w:val="000000" w:themeColor="text1"/>
          </w:rPr>
          <w:t xml:space="preserve"> for stratum-standardized scoring</w:t>
        </w:r>
      </w:ins>
      <w:r w:rsidR="00B80BD8" w:rsidRPr="00865D34">
        <w:t>. The large group (n</w:t>
      </w:r>
      <w:ins w:id="153" w:author="rev1" w:date="2026-08-03T13:04:00Z" w16du:dateUtc="2026-08-03T04:04:00Z">
        <w:r w:rsidR="00DB7166" w:rsidRPr="00865D34">
          <w:rPr>
            <w:color w:val="000000" w:themeColor="text1"/>
          </w:rPr>
          <w:t xml:space="preserve"> = </w:t>
        </w:r>
      </w:ins>
      <w:del w:id="154" w:author="rev1" w:date="2026-08-03T13:04:00Z" w16du:dateUtc="2026-08-03T04:04:00Z">
        <w:r w:rsidR="00B80BD8" w:rsidRPr="00865D34">
          <w:delText>=</w:delText>
        </w:r>
      </w:del>
      <w:r w:rsidR="00B80BD8" w:rsidRPr="00865D34">
        <w:t>49) comprised 6×</w:t>
      </w:r>
      <w:ins w:id="155" w:author="rev1" w:date="2026-08-03T13:04:00Z" w16du:dateUtc="2026-08-03T04:04:00Z">
        <w:r w:rsidR="00DB7166" w:rsidRPr="00865D34">
          <w:rPr>
            <w:color w:val="000000" w:themeColor="text1"/>
          </w:rPr>
          <w:t>6 mm</w:t>
        </w:r>
      </w:ins>
      <w:del w:id="156" w:author="rev1" w:date="2026-08-03T13:04:00Z" w16du:dateUtc="2026-08-03T04:04:00Z">
        <w:r w:rsidR="00B80BD8" w:rsidRPr="00865D34">
          <w:delText>6mm</w:delText>
        </w:r>
      </w:del>
      <w:r w:rsidR="00B80BD8" w:rsidRPr="00865D34">
        <w:t xml:space="preserve"> acquisitions on the Zeiss PlexElite 9000 (swept-source OCTA, </w:t>
      </w:r>
      <w:ins w:id="157" w:author="rev1" w:date="2026-08-03T13:04:00Z" w16du:dateUtc="2026-08-03T04:04:00Z">
        <w:r w:rsidR="00DB7166" w:rsidRPr="00865D34">
          <w:rPr>
            <w:color w:val="000000" w:themeColor="text1"/>
          </w:rPr>
          <w:t>1060 nm</w:t>
        </w:r>
      </w:ins>
      <w:del w:id="158" w:author="rev1" w:date="2026-08-03T13:04:00Z" w16du:dateUtc="2026-08-03T04:04:00Z">
        <w:r w:rsidR="00B80BD8" w:rsidRPr="00865D34">
          <w:delText>1060nm</w:delText>
        </w:r>
      </w:del>
      <w:r w:rsidR="00B80BD8" w:rsidRPr="00865D34">
        <w:t>). The small_3mm group (n</w:t>
      </w:r>
      <w:ins w:id="159" w:author="rev1" w:date="2026-08-03T13:04:00Z" w16du:dateUtc="2026-08-03T04:04:00Z">
        <w:r w:rsidR="00DB7166" w:rsidRPr="00865D34">
          <w:rPr>
            <w:color w:val="000000" w:themeColor="text1"/>
          </w:rPr>
          <w:t xml:space="preserve"> = </w:t>
        </w:r>
      </w:ins>
      <w:del w:id="160" w:author="rev1" w:date="2026-08-03T13:04:00Z" w16du:dateUtc="2026-08-03T04:04:00Z">
        <w:r w:rsidR="00B80BD8" w:rsidRPr="00865D34">
          <w:delText>=</w:delText>
        </w:r>
      </w:del>
      <w:r w:rsidR="00B80BD8" w:rsidRPr="00865D34">
        <w:t>30) comprised 3×</w:t>
      </w:r>
      <w:ins w:id="161" w:author="rev1" w:date="2026-08-03T13:04:00Z" w16du:dateUtc="2026-08-03T04:04:00Z">
        <w:r w:rsidR="00DB7166" w:rsidRPr="00865D34">
          <w:rPr>
            <w:color w:val="000000" w:themeColor="text1"/>
          </w:rPr>
          <w:t>3 mm</w:t>
        </w:r>
      </w:ins>
      <w:del w:id="162" w:author="rev1" w:date="2026-08-03T13:04:00Z" w16du:dateUtc="2026-08-03T04:04:00Z">
        <w:r w:rsidR="00B80BD8" w:rsidRPr="00865D34">
          <w:delText>3mm</w:delText>
        </w:r>
      </w:del>
      <w:r w:rsidR="00B80BD8" w:rsidRPr="00865D34">
        <w:t xml:space="preserve"> acquisitions on the Zeiss CIRRUS HD-OCT with AngioPlex (spectral-domain OCTA, </w:t>
      </w:r>
      <w:ins w:id="163" w:author="rev1" w:date="2026-08-03T13:04:00Z" w16du:dateUtc="2026-08-03T04:04:00Z">
        <w:r w:rsidR="00DB7166" w:rsidRPr="00865D34">
          <w:rPr>
            <w:color w:val="000000" w:themeColor="text1"/>
          </w:rPr>
          <w:t>840 nm</w:t>
        </w:r>
      </w:ins>
      <w:del w:id="164" w:author="rev1" w:date="2026-08-03T13:04:00Z" w16du:dateUtc="2026-08-03T04:04:00Z">
        <w:r w:rsidR="00B80BD8" w:rsidRPr="00865D34">
          <w:delText>840nm</w:delText>
        </w:r>
      </w:del>
      <w:r w:rsidR="00B80BD8" w:rsidRPr="00865D34">
        <w:t>). The small group (n</w:t>
      </w:r>
      <w:ins w:id="165" w:author="rev1" w:date="2026-08-03T13:04:00Z" w16du:dateUtc="2026-08-03T04:04:00Z">
        <w:r w:rsidR="00DB7166" w:rsidRPr="00865D34">
          <w:rPr>
            <w:color w:val="000000" w:themeColor="text1"/>
          </w:rPr>
          <w:t xml:space="preserve"> = </w:t>
        </w:r>
      </w:ins>
      <w:del w:id="166" w:author="rev1" w:date="2026-08-03T13:04:00Z" w16du:dateUtc="2026-08-03T04:04:00Z">
        <w:r w:rsidR="00B80BD8" w:rsidRPr="00865D34">
          <w:delText>=</w:delText>
        </w:r>
      </w:del>
      <w:r w:rsidR="00B80BD8" w:rsidRPr="00865D34">
        <w:t>33) comprised 6×</w:t>
      </w:r>
      <w:ins w:id="167" w:author="rev1" w:date="2026-08-03T13:04:00Z" w16du:dateUtc="2026-08-03T04:04:00Z">
        <w:r w:rsidR="00DB7166" w:rsidRPr="00865D34">
          <w:rPr>
            <w:color w:val="000000" w:themeColor="text1"/>
          </w:rPr>
          <w:t>6 mm</w:t>
        </w:r>
      </w:ins>
      <w:del w:id="168" w:author="rev1" w:date="2026-08-03T13:04:00Z" w16du:dateUtc="2026-08-03T04:04:00Z">
        <w:r w:rsidR="00B80BD8" w:rsidRPr="00865D34">
          <w:delText>6mm</w:delText>
        </w:r>
      </w:del>
      <w:r w:rsidR="00B80BD8" w:rsidRPr="00865D34">
        <w:t xml:space="preserve"> acquisitions on the </w:t>
      </w:r>
      <w:r w:rsidR="00FC11F6" w:rsidRPr="00865D34">
        <w:t>Optovue</w:t>
      </w:r>
      <w:r w:rsidR="00B80BD8" w:rsidRPr="00865D34">
        <w:t xml:space="preserve"> Solix </w:t>
      </w:r>
      <w:ins w:id="169" w:author="rev1" w:date="2026-08-03T13:04:00Z" w16du:dateUtc="2026-08-03T04:04:00Z">
        <w:r w:rsidR="00DB7166" w:rsidRPr="00865D34">
          <w:rPr>
            <w:color w:val="000000" w:themeColor="text1"/>
          </w:rPr>
          <w:t xml:space="preserve">(Optovue/Visionix; </w:t>
        </w:r>
      </w:ins>
      <w:del w:id="170" w:author="rev1" w:date="2026-08-03T13:04:00Z" w16du:dateUtc="2026-08-03T04:04:00Z">
        <w:r w:rsidR="00B80BD8" w:rsidRPr="00865D34">
          <w:delText>module (</w:delText>
        </w:r>
      </w:del>
      <w:r w:rsidR="00B80BD8" w:rsidRPr="00865D34">
        <w:t xml:space="preserve">swept-source OCTA, </w:t>
      </w:r>
      <w:ins w:id="171" w:author="rev1" w:date="2026-08-03T13:04:00Z" w16du:dateUtc="2026-08-03T04:04:00Z">
        <w:r w:rsidR="00DB7166" w:rsidRPr="00865D34">
          <w:rPr>
            <w:color w:val="000000" w:themeColor="text1"/>
          </w:rPr>
          <w:t>1060 nm).</w:t>
        </w:r>
      </w:ins>
    </w:p>
    <w:p w14:paraId="0CE0E41C" w14:textId="1B5477DE" w:rsidR="00B80BD8" w:rsidRPr="00865D34" w:rsidRDefault="00B80BD8" w:rsidP="00B80BD8">
      <w:pPr>
        <w:spacing w:line="480" w:lineRule="auto"/>
      </w:pPr>
      <w:del w:id="172" w:author="rev1" w:date="2026-08-03T13:04:00Z" w16du:dateUtc="2026-08-03T04:04:00Z">
        <w:r w:rsidRPr="00865D34">
          <w:delText xml:space="preserve">1060nm). </w:delText>
        </w:r>
      </w:del>
      <w:r w:rsidRPr="00865D34">
        <w:t xml:space="preserve">All </w:t>
      </w:r>
      <w:ins w:id="173" w:author="rev1" w:date="2026-08-03T13:04:00Z" w16du:dateUtc="2026-08-03T04:04:00Z">
        <w:r w:rsidR="00DB7166" w:rsidRPr="00865D34">
          <w:rPr>
            <w:color w:val="000000" w:themeColor="text1"/>
          </w:rPr>
          <w:t>included eyes</w:t>
        </w:r>
      </w:ins>
      <w:del w:id="174" w:author="rev1" w:date="2026-08-03T13:04:00Z" w16du:dateUtc="2026-08-03T04:04:00Z">
        <w:r w:rsidRPr="00865D34">
          <w:delText>lesions</w:delText>
        </w:r>
      </w:del>
      <w:r w:rsidRPr="00865D34">
        <w:t xml:space="preserve"> were </w:t>
      </w:r>
      <w:ins w:id="175" w:author="rev1" w:date="2026-08-03T13:04:00Z" w16du:dateUtc="2026-08-03T04:04:00Z">
        <w:r w:rsidR="00DB7166" w:rsidRPr="00865D34">
          <w:rPr>
            <w:color w:val="000000" w:themeColor="text1"/>
          </w:rPr>
          <w:t>treatment-naïve</w:t>
        </w:r>
      </w:ins>
      <w:del w:id="176" w:author="rev1" w:date="2026-08-03T13:04:00Z" w16du:dateUtc="2026-08-03T04:04:00Z">
        <w:r w:rsidRPr="00865D34">
          <w:delText>diagnosed as</w:delText>
        </w:r>
      </w:del>
      <w:r w:rsidRPr="00865D34">
        <w:t xml:space="preserve"> Type 1 or Type 2 MNV secondary to neovascular AMD</w:t>
      </w:r>
      <w:ins w:id="177" w:author="rev1" w:date="2026-08-03T13:04:00Z" w16du:dateUtc="2026-08-03T04:04:00Z">
        <w:r w:rsidR="00DB7166" w:rsidRPr="00865D34">
          <w:rPr>
            <w:color w:val="000000" w:themeColor="text1"/>
          </w:rPr>
          <w:t>, diagnosed</w:t>
        </w:r>
      </w:ins>
      <w:r w:rsidRPr="00865D34">
        <w:t xml:space="preserve"> by retinal specialists </w:t>
      </w:r>
      <w:ins w:id="178" w:author="rev1" w:date="2026-08-03T13:04:00Z" w16du:dateUtc="2026-08-03T04:04:00Z">
        <w:r w:rsidR="00DB7166" w:rsidRPr="00865D34">
          <w:rPr>
            <w:color w:val="000000" w:themeColor="text1"/>
          </w:rPr>
          <w:t>using</w:t>
        </w:r>
      </w:ins>
      <w:del w:id="179" w:author="rev1" w:date="2026-08-03T13:04:00Z" w16du:dateUtc="2026-08-03T04:04:00Z">
        <w:r w:rsidRPr="00865D34">
          <w:delText>based on</w:delText>
        </w:r>
      </w:del>
      <w:r w:rsidRPr="00865D34">
        <w:t xml:space="preserve"> structural OCT and multimodal imaging</w:t>
      </w:r>
      <w:ins w:id="180" w:author="rev1" w:date="2026-08-03T13:04:00Z" w16du:dateUtc="2026-08-03T04:04:00Z">
        <w:r w:rsidR="00DB7166" w:rsidRPr="00865D34">
          <w:rPr>
            <w:color w:val="000000" w:themeColor="text1"/>
          </w:rPr>
          <w:t>. To ensure patient privacy in the anonymized research archive, detailed demographic and clinical covariates (age, sex, laterality, visual acuity, finer lesion-type breakdown) were excluded from the dataset</w:t>
        </w:r>
      </w:ins>
      <w:del w:id="181" w:author="rev1" w:date="2026-08-03T13:04:00Z" w16du:dateUtc="2026-08-03T04:04:00Z">
        <w:r w:rsidRPr="00865D34">
          <w:delText xml:space="preserve"> criteria</w:delText>
        </w:r>
      </w:del>
      <w:r w:rsidRPr="00865D34">
        <w:t xml:space="preserve">. The use of three </w:t>
      </w:r>
      <w:del w:id="182" w:author="rev1" w:date="2026-08-03T13:04:00Z" w16du:dateUtc="2026-08-03T04:04:00Z">
        <w:r w:rsidRPr="00865D34">
          <w:delText xml:space="preserve">independent </w:delText>
        </w:r>
      </w:del>
      <w:r w:rsidRPr="00865D34">
        <w:t xml:space="preserve">hardware platforms </w:t>
      </w:r>
      <w:r w:rsidR="00C177A0" w:rsidRPr="00865D34">
        <w:t>-</w:t>
      </w:r>
      <w:r w:rsidRPr="00865D34">
        <w:t xml:space="preserve"> differing in manufacturer, OCTA modality, </w:t>
      </w:r>
      <w:del w:id="183" w:author="rev1" w:date="2026-08-03T13:04:00Z" w16du:dateUtc="2026-08-03T04:04:00Z">
        <w:r w:rsidRPr="00865D34">
          <w:delText xml:space="preserve">central </w:delText>
        </w:r>
      </w:del>
      <w:r w:rsidRPr="00865D34">
        <w:t xml:space="preserve">wavelength, scanning protocol, </w:t>
      </w:r>
      <w:r w:rsidRPr="00865D34">
        <w:lastRenderedPageBreak/>
        <w:t xml:space="preserve">and field size </w:t>
      </w:r>
      <w:r w:rsidR="00C177A0" w:rsidRPr="00865D34">
        <w:t>-</w:t>
      </w:r>
      <w:r w:rsidRPr="00865D34">
        <w:t xml:space="preserve"> was intentional: it provides </w:t>
      </w:r>
      <w:ins w:id="184" w:author="rev1" w:date="2026-08-03T13:04:00Z" w16du:dateUtc="2026-08-03T04:04:00Z">
        <w:r w:rsidR="00DB7166" w:rsidRPr="00865D34">
          <w:rPr>
            <w:color w:val="000000" w:themeColor="text1"/>
          </w:rPr>
          <w:t>a</w:t>
        </w:r>
      </w:ins>
      <w:del w:id="185" w:author="rev1" w:date="2026-08-03T13:04:00Z" w16du:dateUtc="2026-08-03T04:04:00Z">
        <w:r w:rsidRPr="00865D34">
          <w:delText>an inherent</w:delText>
        </w:r>
      </w:del>
      <w:r w:rsidRPr="00865D34">
        <w:t xml:space="preserve"> multi-device </w:t>
      </w:r>
      <w:ins w:id="186" w:author="rev1" w:date="2026-08-03T13:04:00Z" w16du:dateUtc="2026-08-03T04:04:00Z">
        <w:r w:rsidR="00DB7166" w:rsidRPr="00865D34">
          <w:rPr>
            <w:color w:val="000000" w:themeColor="text1"/>
          </w:rPr>
          <w:t xml:space="preserve">setting in which to evaluate stratum-specific </w:t>
        </w:r>
      </w:ins>
      <w:del w:id="187" w:author="rev1" w:date="2026-08-03T13:04:00Z" w16du:dateUtc="2026-08-03T04:04:00Z">
        <w:r w:rsidRPr="00865D34">
          <w:delText xml:space="preserve">validation framework for the proposed </w:delText>
        </w:r>
      </w:del>
      <w:r w:rsidRPr="00865D34">
        <w:t xml:space="preserve">standardization </w:t>
      </w:r>
      <w:ins w:id="188" w:author="rev1" w:date="2026-08-03T13:04:00Z" w16du:dateUtc="2026-08-03T04:04:00Z">
        <w:r w:rsidR="00DB7166" w:rsidRPr="00865D34">
          <w:rPr>
            <w:color w:val="000000" w:themeColor="text1"/>
          </w:rPr>
          <w:t>for cross-device reporting</w:t>
        </w:r>
      </w:ins>
      <w:del w:id="189" w:author="rev1" w:date="2026-08-03T13:04:00Z" w16du:dateUtc="2026-08-03T04:04:00Z">
        <w:r w:rsidRPr="00865D34">
          <w:delText>approach</w:delText>
        </w:r>
      </w:del>
      <w:r w:rsidRPr="00865D34">
        <w:t>.</w:t>
      </w:r>
    </w:p>
    <w:bookmarkEnd w:id="142"/>
    <w:p w14:paraId="41582DB4" w14:textId="77777777" w:rsidR="00B80BD8" w:rsidRPr="00865D34" w:rsidRDefault="00B80BD8" w:rsidP="00BB22F1">
      <w:pPr>
        <w:spacing w:line="480" w:lineRule="auto"/>
        <w:rPr>
          <w:del w:id="190" w:author="rev1" w:date="2026-08-03T13:04:00Z" w16du:dateUtc="2026-08-03T04:04:00Z"/>
        </w:rPr>
      </w:pPr>
    </w:p>
    <w:p w14:paraId="3A4F5307" w14:textId="0240FFAE" w:rsidR="00487AD3" w:rsidRPr="00865D34" w:rsidRDefault="00487AD3" w:rsidP="00BB22F1">
      <w:pPr>
        <w:spacing w:line="480" w:lineRule="auto"/>
        <w:rPr>
          <w:b/>
          <w:bCs/>
        </w:rPr>
      </w:pPr>
      <w:r w:rsidRPr="00865D34">
        <w:rPr>
          <w:b/>
          <w:bCs/>
        </w:rPr>
        <w:t>Analytical Framework</w:t>
      </w:r>
    </w:p>
    <w:p w14:paraId="29AD4065" w14:textId="77777777" w:rsidR="00A440A6" w:rsidRPr="00865D34" w:rsidRDefault="00C9616D" w:rsidP="00BB22F1">
      <w:pPr>
        <w:spacing w:line="480" w:lineRule="auto"/>
      </w:pPr>
      <w:r w:rsidRPr="00865D34">
        <w:t xml:space="preserve">The analytical framework was initially </w:t>
      </w:r>
      <w:ins w:id="191" w:author="rev1" w:date="2026-08-03T13:04:00Z" w16du:dateUtc="2026-08-03T04:04:00Z">
        <w:r w:rsidR="00DB7166" w:rsidRPr="00865D34">
          <w:rPr>
            <w:color w:val="000000" w:themeColor="text1"/>
          </w:rPr>
          <w:t>implemented</w:t>
        </w:r>
      </w:ins>
      <w:del w:id="192" w:author="rev1" w:date="2026-08-03T13:04:00Z" w16du:dateUtc="2026-08-03T04:04:00Z">
        <w:r w:rsidRPr="00865D34">
          <w:delText>created</w:delText>
        </w:r>
      </w:del>
      <w:r w:rsidRPr="00865D34">
        <w:t xml:space="preserve"> as a comprehensive </w:t>
      </w:r>
      <w:del w:id="193" w:author="rev1" w:date="2026-08-03T13:04:00Z" w16du:dateUtc="2026-08-03T04:04:00Z">
        <w:r w:rsidRPr="00865D34">
          <w:delText xml:space="preserve">macro for </w:delText>
        </w:r>
      </w:del>
      <w:r w:rsidRPr="00865D34">
        <w:t xml:space="preserve">ImageJ </w:t>
      </w:r>
      <w:ins w:id="194" w:author="rev1" w:date="2026-08-03T13:04:00Z" w16du:dateUtc="2026-08-03T04:04:00Z">
        <w:r w:rsidR="00DB7166" w:rsidRPr="00865D34">
          <w:rPr>
            <w:color w:val="000000" w:themeColor="text1"/>
          </w:rPr>
          <w:t xml:space="preserve">macro </w:t>
        </w:r>
      </w:ins>
      <w:r w:rsidRPr="00865D34">
        <w:t xml:space="preserve">and later </w:t>
      </w:r>
      <w:del w:id="195" w:author="rev1" w:date="2026-08-03T13:04:00Z" w16du:dateUtc="2026-08-03T04:04:00Z">
        <w:r w:rsidRPr="00865D34">
          <w:delText xml:space="preserve">implemented </w:delText>
        </w:r>
      </w:del>
      <w:r w:rsidRPr="00865D34">
        <w:t>in Python.</w:t>
      </w:r>
      <w:del w:id="196" w:author="rev1" w:date="2026-08-03T13:04:00Z" w16du:dateUtc="2026-08-03T04:04:00Z">
        <w:r w:rsidRPr="00865D34">
          <w:delText xml:space="preserve"> </w:delText>
        </w:r>
      </w:del>
    </w:p>
    <w:p w14:paraId="78CACF50" w14:textId="77777777" w:rsidR="00A440A6" w:rsidRPr="00865D34" w:rsidRDefault="00A440A6" w:rsidP="00BB22F1">
      <w:pPr>
        <w:spacing w:line="480" w:lineRule="auto"/>
        <w:rPr>
          <w:del w:id="197" w:author="rev1" w:date="2026-08-03T13:04:00Z" w16du:dateUtc="2026-08-03T04:04:00Z"/>
        </w:rPr>
      </w:pPr>
    </w:p>
    <w:p w14:paraId="380789F4" w14:textId="77777777" w:rsidR="00F36872" w:rsidRPr="00865D34" w:rsidRDefault="00F36872" w:rsidP="00F36872">
      <w:pPr>
        <w:spacing w:line="480" w:lineRule="auto"/>
      </w:pPr>
      <w:r w:rsidRPr="00865D34">
        <w:t xml:space="preserve">The methodology comprised two parallel components: mapping </w:t>
      </w:r>
      <w:del w:id="198" w:author="rev1" w:date="2026-08-03T13:04:00Z" w16du:dateUtc="2026-08-03T04:04:00Z">
        <w:r w:rsidRPr="00865D34">
          <w:delText xml:space="preserve">the current landscape of </w:delText>
        </w:r>
      </w:del>
      <w:r w:rsidRPr="00865D34">
        <w:t xml:space="preserve">quantitative biomarkers </w:t>
      </w:r>
      <w:ins w:id="199" w:author="rev1" w:date="2026-08-03T13:04:00Z" w16du:dateUtc="2026-08-03T04:04:00Z">
        <w:r w:rsidR="00DB7166" w:rsidRPr="00865D34">
          <w:rPr>
            <w:color w:val="000000" w:themeColor="text1"/>
          </w:rPr>
          <w:t xml:space="preserve">reported in the literature </w:t>
        </w:r>
      </w:ins>
      <w:r w:rsidRPr="00865D34">
        <w:t xml:space="preserve">and developing a </w:t>
      </w:r>
      <w:del w:id="200" w:author="rev1" w:date="2026-08-03T13:04:00Z" w16du:dateUtc="2026-08-03T04:04:00Z">
        <w:r w:rsidRPr="00865D34">
          <w:delText xml:space="preserve">novel analytical </w:delText>
        </w:r>
      </w:del>
      <w:r w:rsidRPr="00865D34">
        <w:t xml:space="preserve">pipeline to compute and </w:t>
      </w:r>
      <w:del w:id="201" w:author="rev1" w:date="2026-08-03T13:04:00Z" w16du:dateUtc="2026-08-03T04:04:00Z">
        <w:r w:rsidRPr="00865D34">
          <w:delText xml:space="preserve">further </w:delText>
        </w:r>
      </w:del>
      <w:r w:rsidRPr="00865D34">
        <w:t xml:space="preserve">refine these metrics. A focused literature search </w:t>
      </w:r>
      <w:ins w:id="202" w:author="rev1" w:date="2026-08-03T13:04:00Z" w16du:dateUtc="2026-08-03T04:04:00Z">
        <w:r w:rsidR="00DB7166" w:rsidRPr="00865D34">
          <w:rPr>
            <w:color w:val="000000" w:themeColor="text1"/>
          </w:rPr>
          <w:t>identified</w:t>
        </w:r>
      </w:ins>
      <w:del w:id="203" w:author="rev1" w:date="2026-08-03T13:04:00Z" w16du:dateUtc="2026-08-03T04:04:00Z">
        <w:r w:rsidRPr="00865D34">
          <w:delText>was conducted to identify</w:delText>
        </w:r>
      </w:del>
      <w:r w:rsidRPr="00865D34">
        <w:t xml:space="preserve"> studies reporting quantitative </w:t>
      </w:r>
      <w:ins w:id="204" w:author="rev1" w:date="2026-08-03T13:04:00Z" w16du:dateUtc="2026-08-03T04:04:00Z">
        <w:r w:rsidR="00DB7166" w:rsidRPr="00865D34">
          <w:rPr>
            <w:color w:val="000000" w:themeColor="text1"/>
          </w:rPr>
          <w:t>OCTA</w:t>
        </w:r>
      </w:ins>
      <w:del w:id="205" w:author="rev1" w:date="2026-08-03T13:04:00Z" w16du:dateUtc="2026-08-03T04:04:00Z">
        <w:r w:rsidRPr="00865D34">
          <w:delText>OCT-A</w:delText>
        </w:r>
      </w:del>
      <w:r w:rsidRPr="00865D34">
        <w:t xml:space="preserve"> analyses of MNV</w:t>
      </w:r>
      <w:ins w:id="206" w:author="rev1" w:date="2026-08-03T13:04:00Z" w16du:dateUtc="2026-08-03T04:04:00Z">
        <w:r w:rsidR="00DB7166" w:rsidRPr="00865D34">
          <w:rPr>
            <w:color w:val="000000" w:themeColor="text1"/>
          </w:rPr>
          <w:t>;</w:t>
        </w:r>
      </w:ins>
      <w:del w:id="207" w:author="rev1" w:date="2026-08-03T13:04:00Z" w16du:dateUtc="2026-08-03T04:04:00Z">
        <w:r w:rsidRPr="00865D34">
          <w:delText>. From this review,</w:delText>
        </w:r>
      </w:del>
      <w:r w:rsidRPr="00865D34">
        <w:t xml:space="preserve"> key </w:t>
      </w:r>
      <w:del w:id="208" w:author="rev1" w:date="2026-08-03T13:04:00Z" w16du:dateUtc="2026-08-03T04:04:00Z">
        <w:r w:rsidRPr="00865D34">
          <w:delText xml:space="preserve">quantitative </w:delText>
        </w:r>
      </w:del>
      <w:r w:rsidRPr="00865D34">
        <w:t>parameters were extracted</w:t>
      </w:r>
      <w:del w:id="209" w:author="rev1" w:date="2026-08-03T13:04:00Z" w16du:dateUtc="2026-08-03T04:04:00Z">
        <w:r w:rsidRPr="00865D34">
          <w:delText>,</w:delText>
        </w:r>
      </w:del>
      <w:r w:rsidRPr="00865D34">
        <w:t xml:space="preserve"> and several </w:t>
      </w:r>
      <w:ins w:id="210" w:author="rev1" w:date="2026-08-03T13:04:00Z" w16du:dateUtc="2026-08-03T04:04:00Z">
        <w:r w:rsidR="00DB7166" w:rsidRPr="00865D34">
          <w:rPr>
            <w:color w:val="000000" w:themeColor="text1"/>
          </w:rPr>
          <w:t>integrated scores</w:t>
        </w:r>
      </w:ins>
      <w:del w:id="211" w:author="rev1" w:date="2026-08-03T13:04:00Z" w16du:dateUtc="2026-08-03T04:04:00Z">
        <w:r w:rsidRPr="00865D34">
          <w:delText>new metrics</w:delText>
        </w:r>
      </w:del>
      <w:r w:rsidRPr="00865D34">
        <w:t xml:space="preserve"> were introduced</w:t>
      </w:r>
      <w:del w:id="212" w:author="rev1" w:date="2026-08-03T13:04:00Z" w16du:dateUtc="2026-08-03T04:04:00Z">
        <w:r w:rsidRPr="00865D34">
          <w:delText xml:space="preserve"> to achieve a more comprehensive characterization of MNV morphology and flow dynamics</w:delText>
        </w:r>
      </w:del>
      <w:r w:rsidRPr="00865D34">
        <w:t>, as described below.</w:t>
      </w:r>
    </w:p>
    <w:p w14:paraId="70576E64" w14:textId="144438A0" w:rsidR="001E24C7" w:rsidRPr="00865D34" w:rsidRDefault="00F36872" w:rsidP="00F36872">
      <w:pPr>
        <w:spacing w:line="480" w:lineRule="auto"/>
      </w:pPr>
      <w:r w:rsidRPr="00865D34">
        <w:t xml:space="preserve">The core </w:t>
      </w:r>
      <w:del w:id="213" w:author="rev1" w:date="2026-08-03T13:04:00Z" w16du:dateUtc="2026-08-03T04:04:00Z">
        <w:r w:rsidRPr="00865D34">
          <w:delText xml:space="preserve">of our framework is a semi-automated </w:delText>
        </w:r>
      </w:del>
      <w:r w:rsidRPr="00865D34">
        <w:t xml:space="preserve">pipeline </w:t>
      </w:r>
      <w:del w:id="214" w:author="rev1" w:date="2026-08-03T13:04:00Z" w16du:dateUtc="2026-08-03T04:04:00Z">
        <w:r w:rsidRPr="00865D34">
          <w:delText xml:space="preserve">that </w:delText>
        </w:r>
      </w:del>
      <w:r w:rsidRPr="00865D34">
        <w:t xml:space="preserve">operates </w:t>
      </w:r>
      <w:ins w:id="215" w:author="rev1" w:date="2026-08-03T13:04:00Z" w16du:dateUtc="2026-08-03T04:04:00Z">
        <w:r w:rsidR="00DB7166" w:rsidRPr="00865D34">
          <w:rPr>
            <w:color w:val="000000" w:themeColor="text1"/>
          </w:rPr>
          <w:t>after</w:t>
        </w:r>
      </w:ins>
      <w:del w:id="216" w:author="rev1" w:date="2026-08-03T13:04:00Z" w16du:dateUtc="2026-08-03T04:04:00Z">
        <w:r w:rsidRPr="00865D34">
          <w:delText>following an initial</w:delText>
        </w:r>
      </w:del>
      <w:r w:rsidRPr="00865D34">
        <w:t xml:space="preserve"> freehand delineation of the MNV lesion by the user. This input defines the </w:t>
      </w:r>
      <w:del w:id="217" w:author="rev1" w:date="2026-08-03T13:04:00Z" w16du:dateUtc="2026-08-03T04:04:00Z">
        <w:r w:rsidRPr="00865D34">
          <w:delText>region of interest (</w:delText>
        </w:r>
      </w:del>
      <w:r w:rsidRPr="00865D34">
        <w:t>ROI</w:t>
      </w:r>
      <w:del w:id="218" w:author="rev1" w:date="2026-08-03T13:04:00Z" w16du:dateUtc="2026-08-03T04:04:00Z">
        <w:r w:rsidRPr="00865D34">
          <w:delText>)</w:delText>
        </w:r>
      </w:del>
      <w:r w:rsidRPr="00865D34">
        <w:t xml:space="preserve"> for subsequent automated processing</w:t>
      </w:r>
      <w:ins w:id="219" w:author="rev1" w:date="2026-08-03T13:04:00Z" w16du:dateUtc="2026-08-03T04:04:00Z">
        <w:r w:rsidR="00DB7166" w:rsidRPr="00865D34">
          <w:rPr>
            <w:color w:val="000000" w:themeColor="text1"/>
          </w:rPr>
          <w:t xml:space="preserve"> (Figure 2; representative processing panels in Figure 3).</w:t>
        </w:r>
      </w:ins>
      <w:del w:id="220" w:author="rev1" w:date="2026-08-03T13:04:00Z" w16du:dateUtc="2026-08-03T04:04:00Z">
        <w:r w:rsidRPr="00865D34">
          <w:delText>.</w:delText>
        </w:r>
      </w:del>
      <w:r w:rsidRPr="00865D34">
        <w:t xml:space="preserve"> The pipeline comprises </w:t>
      </w:r>
      <w:ins w:id="221" w:author="rev1" w:date="2026-08-03T13:04:00Z" w16du:dateUtc="2026-08-03T04:04:00Z">
        <w:r w:rsidR="00DB7166" w:rsidRPr="00865D34">
          <w:rPr>
            <w:color w:val="000000" w:themeColor="text1"/>
          </w:rPr>
          <w:t>the</w:t>
        </w:r>
      </w:ins>
      <w:del w:id="222" w:author="rev1" w:date="2026-08-03T13:04:00Z" w16du:dateUtc="2026-08-03T04:04:00Z">
        <w:r w:rsidRPr="00865D34">
          <w:delText>three primary</w:delText>
        </w:r>
      </w:del>
      <w:r w:rsidRPr="00865D34">
        <w:t xml:space="preserve"> stages</w:t>
      </w:r>
      <w:ins w:id="223" w:author="rev1" w:date="2026-08-03T13:04:00Z" w16du:dateUtc="2026-08-03T04:04:00Z">
        <w:r w:rsidR="00DB7166" w:rsidRPr="00865D34">
          <w:rPr>
            <w:color w:val="000000" w:themeColor="text1"/>
          </w:rPr>
          <w:t xml:space="preserve"> below</w:t>
        </w:r>
      </w:ins>
      <w:r w:rsidRPr="00865D34">
        <w:t>.</w:t>
      </w:r>
    </w:p>
    <w:p w14:paraId="565ADAF1" w14:textId="77777777" w:rsidR="00F36872" w:rsidRPr="00865D34" w:rsidRDefault="00F36872" w:rsidP="00F36872">
      <w:pPr>
        <w:spacing w:line="480" w:lineRule="auto"/>
        <w:rPr>
          <w:del w:id="224" w:author="rev1" w:date="2026-08-03T13:04:00Z" w16du:dateUtc="2026-08-03T04:04:00Z"/>
          <w:i/>
          <w:iCs/>
          <w:u w:val="single"/>
        </w:rPr>
      </w:pPr>
    </w:p>
    <w:p w14:paraId="09AF8447" w14:textId="588053C9" w:rsidR="001E24C7" w:rsidRPr="00865D34" w:rsidRDefault="001E24C7" w:rsidP="001E24C7">
      <w:pPr>
        <w:spacing w:line="480" w:lineRule="auto"/>
        <w:rPr>
          <w:b/>
          <w:bCs/>
        </w:rPr>
      </w:pPr>
      <w:bookmarkStart w:id="225" w:name="Xb8173c599fb4ef779aa8cd4698af836e7635b53"/>
      <w:r w:rsidRPr="00865D34">
        <w:rPr>
          <w:b/>
          <w:bCs/>
        </w:rPr>
        <w:t>Artifact Mitigation and Spatial Organization</w:t>
      </w:r>
    </w:p>
    <w:p w14:paraId="2D723FBB" w14:textId="77777777" w:rsidR="001E24C7" w:rsidRPr="00865D34" w:rsidRDefault="001E24C7" w:rsidP="001E24C7">
      <w:pPr>
        <w:spacing w:line="480" w:lineRule="auto"/>
      </w:pPr>
      <w:r w:rsidRPr="00865D34">
        <w:t xml:space="preserve">This stage </w:t>
      </w:r>
      <w:ins w:id="226" w:author="rev1" w:date="2026-08-03T13:04:00Z" w16du:dateUtc="2026-08-03T04:04:00Z">
        <w:r w:rsidR="00DB7166" w:rsidRPr="00865D34">
          <w:rPr>
            <w:color w:val="000000" w:themeColor="text1"/>
          </w:rPr>
          <w:t>addresses</w:t>
        </w:r>
      </w:ins>
      <w:del w:id="227" w:author="rev1" w:date="2026-08-03T13:04:00Z" w16du:dateUtc="2026-08-03T04:04:00Z">
        <w:r w:rsidRPr="00865D34">
          <w:delText>implements novel solutions to the most</w:delText>
        </w:r>
      </w:del>
      <w:r w:rsidRPr="00865D34">
        <w:t xml:space="preserve"> critical </w:t>
      </w:r>
      <w:ins w:id="228" w:author="rev1" w:date="2026-08-03T13:04:00Z" w16du:dateUtc="2026-08-03T04:04:00Z">
        <w:r w:rsidR="00DB7166" w:rsidRPr="00865D34">
          <w:rPr>
            <w:color w:val="000000" w:themeColor="text1"/>
          </w:rPr>
          <w:t>sources of error</w:t>
        </w:r>
      </w:ins>
      <w:del w:id="229" w:author="rev1" w:date="2026-08-03T13:04:00Z" w16du:dateUtc="2026-08-03T04:04:00Z">
        <w:r w:rsidRPr="00865D34">
          <w:delText>flaws</w:delText>
        </w:r>
      </w:del>
      <w:r w:rsidRPr="00865D34">
        <w:t xml:space="preserve"> in existing analysis software.</w:t>
      </w:r>
    </w:p>
    <w:p w14:paraId="1303BBA8" w14:textId="77777777" w:rsidR="001E24C7" w:rsidRPr="00865D34" w:rsidRDefault="001E24C7" w:rsidP="001E24C7">
      <w:pPr>
        <w:spacing w:line="480" w:lineRule="auto"/>
        <w:rPr>
          <w:del w:id="230" w:author="rev1" w:date="2026-08-03T13:04:00Z" w16du:dateUtc="2026-08-03T04:04:00Z"/>
        </w:rPr>
      </w:pPr>
    </w:p>
    <w:p w14:paraId="4B1E9920" w14:textId="6FB68AA6" w:rsidR="00BB22F1" w:rsidRPr="00865D34" w:rsidRDefault="001E24C7" w:rsidP="00BB22F1">
      <w:pPr>
        <w:spacing w:line="480" w:lineRule="auto"/>
      </w:pPr>
      <w:del w:id="231" w:author="rev1" w:date="2026-08-03T13:04:00Z" w16du:dateUtc="2026-08-03T04:04:00Z">
        <w:r w:rsidRPr="00865D34">
          <w:delText>1</w:delText>
        </w:r>
        <w:r w:rsidR="00257B50" w:rsidRPr="00865D34">
          <w:delText xml:space="preserve"> </w:delText>
        </w:r>
      </w:del>
      <w:r w:rsidRPr="00865D34">
        <w:t xml:space="preserve">ROI </w:t>
      </w:r>
      <w:ins w:id="232" w:author="rev1" w:date="2026-08-03T13:04:00Z" w16du:dateUtc="2026-08-03T04:04:00Z">
        <w:r w:rsidR="00DB7166" w:rsidRPr="00865D34">
          <w:rPr>
            <w:color w:val="000000" w:themeColor="text1"/>
          </w:rPr>
          <w:t>refinement.</w:t>
        </w:r>
      </w:ins>
      <w:del w:id="233" w:author="rev1" w:date="2026-08-03T13:04:00Z" w16du:dateUtc="2026-08-03T04:04:00Z">
        <w:r w:rsidRPr="00865D34">
          <w:delText>Refinement:</w:delText>
        </w:r>
      </w:del>
      <w:r w:rsidRPr="00865D34">
        <w:t xml:space="preserve"> To </w:t>
      </w:r>
      <w:ins w:id="234" w:author="rev1" w:date="2026-08-03T13:04:00Z" w16du:dateUtc="2026-08-03T04:04:00Z">
        <w:r w:rsidR="00DB7166" w:rsidRPr="00865D34">
          <w:rPr>
            <w:color w:val="000000" w:themeColor="text1"/>
          </w:rPr>
          <w:t>reduce</w:t>
        </w:r>
      </w:ins>
      <w:del w:id="235" w:author="rev1" w:date="2026-08-03T13:04:00Z" w16du:dateUtc="2026-08-03T04:04:00Z">
        <w:r w:rsidRPr="00865D34">
          <w:delText>prevent</w:delText>
        </w:r>
      </w:del>
      <w:r w:rsidRPr="00865D34">
        <w:t xml:space="preserve"> boundary artifacts, an iterative algorithm </w:t>
      </w:r>
      <w:del w:id="236" w:author="rev1" w:date="2026-08-03T13:04:00Z" w16du:dateUtc="2026-08-03T04:04:00Z">
        <w:r w:rsidRPr="00865D34">
          <w:delText xml:space="preserve">automatically </w:delText>
        </w:r>
      </w:del>
      <w:r w:rsidRPr="00865D34">
        <w:t xml:space="preserve">adjusts the user-drawn ROI. For </w:t>
      </w:r>
      <w:ins w:id="237" w:author="rev1" w:date="2026-08-03T13:04:00Z" w16du:dateUtc="2026-08-03T04:04:00Z">
        <w:r w:rsidR="00DB7166" w:rsidRPr="00865D34">
          <w:rPr>
            <w:color w:val="000000" w:themeColor="text1"/>
          </w:rPr>
          <w:t>five</w:t>
        </w:r>
      </w:ins>
      <w:del w:id="238" w:author="rev1" w:date="2026-08-03T13:04:00Z" w16du:dateUtc="2026-08-03T04:04:00Z">
        <w:r w:rsidRPr="00865D34">
          <w:delText>5</w:delText>
        </w:r>
      </w:del>
      <w:r w:rsidRPr="00865D34">
        <w:t xml:space="preserve"> iterations, each vertex of the ROI polygon is evaluated</w:t>
      </w:r>
      <w:del w:id="239" w:author="rev1" w:date="2026-08-03T13:04:00Z" w16du:dateUtc="2026-08-03T04:04:00Z">
        <w:r w:rsidRPr="00865D34">
          <w:delText>. A search is conducted</w:delText>
        </w:r>
      </w:del>
      <w:r w:rsidRPr="00865D34">
        <w:t xml:space="preserve"> within a 3-pixel radius</w:t>
      </w:r>
      <w:del w:id="240" w:author="rev1" w:date="2026-08-03T13:04:00Z" w16du:dateUtc="2026-08-03T04:04:00Z">
        <w:r w:rsidRPr="00865D34">
          <w:delText>,</w:delText>
        </w:r>
      </w:del>
      <w:r w:rsidRPr="00865D34">
        <w:t xml:space="preserve"> and </w:t>
      </w:r>
      <w:del w:id="241" w:author="rev1" w:date="2026-08-03T13:04:00Z" w16du:dateUtc="2026-08-03T04:04:00Z">
        <w:r w:rsidRPr="00865D34">
          <w:delText xml:space="preserve">the vertex is </w:delText>
        </w:r>
      </w:del>
      <w:r w:rsidRPr="00865D34">
        <w:t xml:space="preserve">moved to the </w:t>
      </w:r>
      <w:del w:id="242" w:author="rev1" w:date="2026-08-03T13:04:00Z" w16du:dateUtc="2026-08-03T04:04:00Z">
        <w:r w:rsidRPr="00865D34">
          <w:delText>pixel with the minimum intensity (</w:delText>
        </w:r>
      </w:del>
      <w:r w:rsidRPr="00865D34">
        <w:t>darkest pixel</w:t>
      </w:r>
      <w:ins w:id="243" w:author="rev1" w:date="2026-08-03T13:04:00Z" w16du:dateUtc="2026-08-03T04:04:00Z">
        <w:r w:rsidR="00DB7166" w:rsidRPr="00865D34">
          <w:rPr>
            <w:color w:val="000000" w:themeColor="text1"/>
          </w:rPr>
          <w:t xml:space="preserve">, </w:t>
        </w:r>
      </w:ins>
      <w:del w:id="244" w:author="rev1" w:date="2026-08-03T13:04:00Z" w16du:dateUtc="2026-08-03T04:04:00Z">
        <w:r w:rsidRPr="00865D34">
          <w:delText xml:space="preserve">), effectively </w:delText>
        </w:r>
      </w:del>
      <w:r w:rsidRPr="00865D34">
        <w:t>pushing the boundary into non-perfused tissue</w:t>
      </w:r>
      <w:ins w:id="245" w:author="rev1" w:date="2026-08-03T13:04:00Z" w16du:dateUtc="2026-08-03T04:04:00Z">
        <w:r w:rsidR="00DB7166" w:rsidRPr="00865D34">
          <w:rPr>
            <w:color w:val="000000" w:themeColor="text1"/>
          </w:rPr>
          <w:t xml:space="preserve"> so that</w:t>
        </w:r>
      </w:ins>
      <w:del w:id="246" w:author="rev1" w:date="2026-08-03T13:04:00Z" w16du:dateUtc="2026-08-03T04:04:00Z">
        <w:r w:rsidRPr="00865D34">
          <w:delText>. This ensures</w:delText>
        </w:r>
      </w:del>
      <w:r w:rsidRPr="00865D34">
        <w:t xml:space="preserve"> the analytical boundary conforms </w:t>
      </w:r>
      <w:ins w:id="247" w:author="rev1" w:date="2026-08-03T13:04:00Z" w16du:dateUtc="2026-08-03T04:04:00Z">
        <w:r w:rsidR="00DB7166" w:rsidRPr="00865D34">
          <w:rPr>
            <w:color w:val="000000" w:themeColor="text1"/>
          </w:rPr>
          <w:t xml:space="preserve">more closely </w:t>
        </w:r>
      </w:ins>
      <w:r w:rsidRPr="00865D34">
        <w:t xml:space="preserve">to the </w:t>
      </w:r>
      <w:del w:id="248" w:author="rev1" w:date="2026-08-03T13:04:00Z" w16du:dateUtc="2026-08-03T04:04:00Z">
        <w:r w:rsidRPr="00865D34">
          <w:delText xml:space="preserve">true </w:delText>
        </w:r>
      </w:del>
      <w:r w:rsidRPr="00865D34">
        <w:t>lesion edge.</w:t>
      </w:r>
    </w:p>
    <w:p w14:paraId="781C8D93" w14:textId="77777777" w:rsidR="00AE3B16" w:rsidRPr="00865D34" w:rsidRDefault="00DB7166" w:rsidP="00372CDE">
      <w:pPr>
        <w:widowControl/>
        <w:numPr>
          <w:ilvl w:val="0"/>
          <w:numId w:val="6"/>
        </w:numPr>
        <w:spacing w:after="200" w:line="480" w:lineRule="auto"/>
        <w:ind w:left="0" w:firstLine="0"/>
        <w:rPr>
          <w:ins w:id="249" w:author="rev1" w:date="2026-08-03T13:04:00Z" w16du:dateUtc="2026-08-03T04:04:00Z"/>
          <w:color w:val="000000" w:themeColor="text1"/>
        </w:rPr>
      </w:pPr>
      <w:ins w:id="250" w:author="rev1" w:date="2026-08-03T13:04:00Z" w16du:dateUtc="2026-08-03T04:04:00Z">
        <w:r w:rsidRPr="00865D34">
          <w:rPr>
            <w:color w:val="000000" w:themeColor="text1"/>
          </w:rPr>
          <w:t xml:space="preserve">Hybrid multiscale vessel enhancement. A combination of Frangi (tubeness) and Laplacian of Gaussian (LoG) filters accentuates vessels of varying calibers. Fusion of complementary filters can improve vessel detection relative to single-filter methods [9–11]. Frangi (scales 0.8–4.0) identifies tubular structures; LoG detects </w:t>
        </w:r>
        <w:r w:rsidRPr="00865D34">
          <w:rPr>
            <w:color w:val="000000" w:themeColor="text1"/>
          </w:rPr>
          <w:lastRenderedPageBreak/>
          <w:t>edges. Their combined use supports enhancement of complex, multi-scale MNV networks in low-contrast OCTA images.</w:t>
        </w:r>
      </w:ins>
    </w:p>
    <w:p w14:paraId="757A9767" w14:textId="77777777" w:rsidR="009B7509" w:rsidRPr="00865D34" w:rsidRDefault="00DB7166" w:rsidP="00372CDE">
      <w:pPr>
        <w:widowControl/>
        <w:numPr>
          <w:ilvl w:val="0"/>
          <w:numId w:val="6"/>
        </w:numPr>
        <w:spacing w:after="200" w:line="480" w:lineRule="auto"/>
        <w:ind w:left="0" w:firstLine="0"/>
        <w:rPr>
          <w:ins w:id="251" w:author="rev1" w:date="2026-08-03T13:04:00Z" w16du:dateUtc="2026-08-03T04:04:00Z"/>
          <w:color w:val="000000" w:themeColor="text1"/>
        </w:rPr>
      </w:pPr>
      <w:ins w:id="252" w:author="rev1" w:date="2026-08-03T13:04:00Z" w16du:dateUtc="2026-08-03T04:04:00Z">
        <w:r w:rsidRPr="00865D34">
          <w:rPr>
            <w:color w:val="000000" w:themeColor="text1"/>
          </w:rPr>
          <w:t>Binarization Following Frangi/LoG enhancement, MNV vessel maps exhibit spatially heterogeneous background intensity due to projection artifacts, signal attenuation, and intra-lesional contrast variation. To address this, we employed Phansalkar adaptive local thresholding rather than global Otsu thresholding. While global Otsu assumes a bimodal intensity histogram with a single cut-point - often leading to the erosion of fine peripheral capillaries or the inclusion of background speckles in overlapping distributions - Phansalkar’s local mean/SD-based approach estimates thresholds within a resolution-calibrated window (local radius corresponding to approximately 24 µm; k = 0.1, R = 0). This method preserves locally contrasted fine vessels while effectively suppressing regional background drift, leveraging its robustness to local intensity non-uniformity. Although Phansalkar is widely recognized in choriocapillaris flow-deficit analysis, this property makes it particularly advantageous for enhanced MNV vessel maps on the outer-retina/avascular-complex slab. Our implementation adheres to the ImageJ Auto Local Threshold (Phansalkar) convention used in the original macro to ensure reproducibility. We selected this local adaptive method over Otsu to optimize vessel preservation in the heterogeneous MNV environment, acknowledging Otsu’s utility primarily in relatively homogeneous SCP/DCP en-face slabs.</w:t>
        </w:r>
      </w:ins>
    </w:p>
    <w:p w14:paraId="48290E18" w14:textId="345BE2ED" w:rsidR="00BB22F1" w:rsidRPr="00865D34" w:rsidRDefault="00257B50" w:rsidP="00BB22F1">
      <w:pPr>
        <w:spacing w:line="480" w:lineRule="auto"/>
        <w:rPr>
          <w:del w:id="253" w:author="rev1" w:date="2026-08-03T13:04:00Z" w16du:dateUtc="2026-08-03T04:04:00Z"/>
        </w:rPr>
      </w:pPr>
      <w:del w:id="254" w:author="rev1" w:date="2026-08-03T13:04:00Z" w16du:dateUtc="2026-08-03T04:04:00Z">
        <w:r w:rsidRPr="00865D34">
          <w:delText>2</w:delText>
        </w:r>
        <w:r w:rsidR="0017026E" w:rsidRPr="00865D34">
          <w:delText>.</w:delText>
        </w:r>
        <w:r w:rsidRPr="00865D34">
          <w:delText xml:space="preserve"> </w:delText>
        </w:r>
        <w:r w:rsidR="00BB22F1" w:rsidRPr="00865D34">
          <w:delText xml:space="preserve">Hybrid Multi-Scale Vessel Enhancement: A combination of Frangi and Laplacian of Gaussian (LoG) filters is applied to accentuate vessels of varying calibers. This hybrid approach is based on recent evidence demonstrating that the fusion of multiple, complementary filters significantly improves vessel detection accuracy over single-filter methods </w:delText>
        </w:r>
        <w:r w:rsidR="004A5BD2" w:rsidRPr="00865D34">
          <w:fldChar w:fldCharType="begin"/>
        </w:r>
        <w:r w:rsidR="00397FEA" w:rsidRPr="00865D34">
          <w:delInstrText xml:space="preserve"> ADDIN ZOTERO_ITEM CSL_CITATION {"citationID":"QCvlNgsS","properties":{"unsorted":false,"formattedCitation":"\\super 10\\uc0\\u8211{}12\\nosupersub{}","plainCitation":"10–12","noteIndex":0},"citationItems":[{"id":4107,"uris":["http://zotero.org/users/2658636/items/3QMWEL5A"],"itemData":{"id":4107,"type":"article-journal","abstract":"Image segmentation of retinal blood vessels is a process that can help to predict and diagnose cardiovascular related diseases, such as hypertension and diabetes, which are known to affect the retinal blood vessels’ appearance. This work proposes an unsupervised method for the segmentation of retinal vessels images using a combined matched filter, Frangi’s filter and Gabor Wavelet filter to enhance the images. The combination of these three filters in order to improve the segmentation is the main motivation of this work. We investigate two approaches to perform the filter combination: weighted mean and median ranking. Segmentation methods are tested after the vessel enhancement. Enhanced images with median ranking are segmented using a simple threshold criterion. Two segmentation procedures are applied when considering enhanced retinal images using the weighted mean approach. The first method is based on deformable models and the second uses fuzzy C-means for the image segmentation. The procedure is evaluated using two public image databases, Drive and Stare. The experimental results demonstrate that the proposed methods perform well for vessel segmentation in comparison with state-of-the-art methods.","container-title":"PLoS ONE","DOI":"10.1371/journal.pone.0149943","ISSN":"1932-6203","issue":"2","journalAbbreviation":"PLoS One","page":"e0149943","PMID":"26919587","PMCID":"PMC4769136","source":"PubMed Central","title":"Unsupervised Retinal Vessel Segmentation Using Combined Filters","volume":"11","author":[{"family":"Oliveira","given":"Wendeson S."},{"family":"Teixeira","given":"Joyce Vitor"},{"family":"Ren","given":"Tsang Ing"},{"family":"Cavalcanti","given":"George D. C."},{"family":"Sijbers","given":"Jan"}],"issued":{"date-parts":[["2016",2,26]]}}},{"id":4153,"uris":["http://zotero.org/users/2658636/items/JKKQNEYS"],"itemData":{"id":4153,"type":"article-journal","abstract":"Aiming at the current problem of insufficient extraction of small retinal blood vessels, we propose a retinal blood vessel segmentation algorithm that combines supervised learning and unsupervised learning algorithms. In this study, we use a multiscale matched filter with vessel enhancement capability and a U-Net model with a coding and decoding network structure. Three channels are used to extract vessel features separately, and finally, the segmentation results of the three channels are merged. The algorithm proposed in this paper has been verified and evaluated on the DRIVE, STARE, and CHASE_DB1 datasets. The experimental results show that the proposed algorithm can segment small blood vessels better than most other methods. We conclude that our algorithm has reached 0.8745, 0.8903, and 0.8916 on the three datasets in the sensitivity metric, respectively, which is nearly 0.1 higher than other existing methods.","container-title":"BioMed Research International","DOI":"10.1155/2021/5561125","ISSN":"2314-6141","issue":"1","language":"en","license":"Copyright © 2021 Yuliang Ma et al.","note":"_eprint: https://onlinelibrary.wiley.com/doi/pdf/10.1155/2021/5561125","page":"5561125","source":"Wiley Online Library","title":"Multichannel Retinal Blood Vessel Segmentation Based on the Combination of Matched Filter and U-Net Network","volume":"2021","author":[{"family":"Ma","given":"Yuliang"},{"family":"Zhu","given":"Zhenbin"},{"family":"Dong","given":"Zhekang"},{"family":"Shen","given":"Tao"},{"family":"Sun","given":"Mingxu"},{"family":"Kong","given":"Wanzeng"}],"issued":{"date-parts":[["2021"]]}}},{"id":4156,"uris":["http://zotero.org/users/2658636/items/9DM8VI5D"],"itemData":{"id":4156,"type":"article-journal","abstract":"The structure and appearance of the blood vessel network in retinal fundus images is an essential part of diagnosing various problems associated with the eyes, such as diabetes and hypertension. In this paper, an automatic retinal vessel segmentation method utilizing matched filter techniques coupled with an AdaBoost classifier is proposed. The fundus image is enhanced using morphological operations, the contrast is increased using contrast limited adaptive histogram equalization (CLAHE) method and the inhomogeneity is corrected using Retinex approach. Then, the blood vessels are enhanced using a combination of B-COSFIRE and Frangi matched filters. From this preprocessed image, different statistical features are computed on a pixel-wise basis and used in an AdaBoost classifier to extract the blood vessel network inside the image. Finally, the segmented images are postprocessed to remove the misclassified pixels and regions. The proposed method was validated using publicly accessible Digital Retinal Images for Vessel Extraction (DRIVE), Structured Analysis of the Retina (STARE) and Child Heart and Health Study in England (CHASE_DB1) datasets commonly used for determining the accuracy of retinal vessel segmentation methods. The accuracy of the proposed segmentation method was comparable to other state of the art methods while being very close to the manual segmentation provided by the second human observer with an average accuracy of 0.972, 0.951 and 0.948 in DRIVE, STARE and CHASE_DB1 datasets, respectively.","container-title":"PLoS ONE","DOI":"10.1371/journal.pone.0188939","ISSN":"1932-6203","issue":"12","journalAbbreviation":"PLoS One","page":"e0188939","PMID":"29228036","PMCID":"PMC5724901","source":"PubMed Central","title":"Supervised retinal vessel segmentation from color fundus images based on matched filtering and AdaBoost classifier","volume":"12","author":[{"family":"Memari","given":"Nogol"},{"family":"Ramli","given":"Abd Rahman"},{"family":"Bin Saripan","given":"M. Iqbal"},{"family":"Mashohor","given":"Syamsiah"},{"family":"Moghbel","given":"Mehrdad"}],"issued":{"date-parts":[["2017",12,11]]}}}],"schema":"https://github.com/citation-style-language/schema/raw/master/csl-citation.json"} </w:delInstrText>
        </w:r>
        <w:r w:rsidR="004A5BD2" w:rsidRPr="00865D34">
          <w:fldChar w:fldCharType="separate"/>
        </w:r>
        <w:r w:rsidR="00397FEA" w:rsidRPr="00865D34">
          <w:rPr>
            <w:vertAlign w:val="superscript"/>
          </w:rPr>
          <w:delText>10–12</w:delText>
        </w:r>
        <w:r w:rsidR="004A5BD2" w:rsidRPr="00865D34">
          <w:fldChar w:fldCharType="end"/>
        </w:r>
        <w:r w:rsidR="00BB22F1" w:rsidRPr="00865D34">
          <w:delText>. The Frangi filter (scales: 0.8-4.0) excels at identifying tubular structures and the LoG filter detects edges. Their combined use provides a more robust and sensitive enhancement, crucial for the complex and multi-scale nature of MNV networks, particularly in low-contrast OCT-A images.</w:delText>
        </w:r>
      </w:del>
    </w:p>
    <w:p w14:paraId="6A0E9225" w14:textId="5E868545" w:rsidR="00BB22F1" w:rsidRPr="00865D34" w:rsidRDefault="0017026E" w:rsidP="00BB22F1">
      <w:pPr>
        <w:spacing w:line="480" w:lineRule="auto"/>
        <w:rPr>
          <w:del w:id="255" w:author="rev1" w:date="2026-08-03T13:04:00Z" w16du:dateUtc="2026-08-03T04:04:00Z"/>
        </w:rPr>
      </w:pPr>
      <w:del w:id="256" w:author="rev1" w:date="2026-08-03T13:04:00Z" w16du:dateUtc="2026-08-03T04:04:00Z">
        <w:r w:rsidRPr="00865D34">
          <w:delText xml:space="preserve">3. </w:delText>
        </w:r>
        <w:r w:rsidR="00BB22F1" w:rsidRPr="00865D34">
          <w:delText>Binarization: The Phansalkar local adaptive thresholding method is used to create a binary representation of the vascular network, preserving fine vessel details. The radius is dynamically calculated based on image resolution to correspond to 24µm, with k=0.1 and R=0.</w:delText>
        </w:r>
      </w:del>
    </w:p>
    <w:p w14:paraId="4C099711" w14:textId="1FF90E20" w:rsidR="00BB22F1" w:rsidRPr="00865D34" w:rsidRDefault="0017026E" w:rsidP="00BB22F1">
      <w:pPr>
        <w:spacing w:line="480" w:lineRule="auto"/>
      </w:pPr>
      <w:del w:id="257" w:author="rev1" w:date="2026-08-03T13:04:00Z" w16du:dateUtc="2026-08-03T04:04:00Z">
        <w:r w:rsidRPr="00865D34">
          <w:delText xml:space="preserve">4. </w:delText>
        </w:r>
      </w:del>
      <w:r w:rsidR="00BB22F1" w:rsidRPr="00865D34">
        <w:t xml:space="preserve">Post-processing and </w:t>
      </w:r>
      <w:ins w:id="258" w:author="rev1" w:date="2026-08-03T13:04:00Z" w16du:dateUtc="2026-08-03T04:04:00Z">
        <w:r w:rsidR="00DB7166" w:rsidRPr="00865D34">
          <w:rPr>
            <w:color w:val="000000" w:themeColor="text1"/>
          </w:rPr>
          <w:t>skeletonization.</w:t>
        </w:r>
      </w:ins>
      <w:del w:id="259" w:author="rev1" w:date="2026-08-03T13:04:00Z" w16du:dateUtc="2026-08-03T04:04:00Z">
        <w:r w:rsidR="00BB22F1" w:rsidRPr="00865D34">
          <w:delText>Skeletonization:</w:delText>
        </w:r>
      </w:del>
      <w:r w:rsidR="00BB22F1" w:rsidRPr="00865D34">
        <w:t xml:space="preserve"> The binary image is refined </w:t>
      </w:r>
      <w:ins w:id="260" w:author="rev1" w:date="2026-08-03T13:04:00Z" w16du:dateUtc="2026-08-03T04:04:00Z">
        <w:r w:rsidR="00DB7166" w:rsidRPr="00865D34">
          <w:rPr>
            <w:color w:val="000000" w:themeColor="text1"/>
          </w:rPr>
          <w:t>by</w:t>
        </w:r>
      </w:ins>
      <w:del w:id="261" w:author="rev1" w:date="2026-08-03T13:04:00Z" w16du:dateUtc="2026-08-03T04:04:00Z">
        <w:r w:rsidR="00BB22F1" w:rsidRPr="00865D34">
          <w:delText>through</w:delText>
        </w:r>
      </w:del>
      <w:r w:rsidR="00BB44AE" w:rsidRPr="00865D34">
        <w:t xml:space="preserve"> morphological reconstitution</w:t>
      </w:r>
      <w:ins w:id="262" w:author="rev1" w:date="2026-08-03T13:04:00Z" w16du:dateUtc="2026-08-03T04:04:00Z">
        <w:r w:rsidR="00DB7166" w:rsidRPr="00865D34">
          <w:rPr>
            <w:color w:val="000000" w:themeColor="text1"/>
          </w:rPr>
          <w:t xml:space="preserve"> and</w:t>
        </w:r>
      </w:ins>
      <w:del w:id="263" w:author="rev1" w:date="2026-08-03T13:04:00Z" w16du:dateUtc="2026-08-03T04:04:00Z">
        <w:r w:rsidR="00BB22F1" w:rsidRPr="00865D34">
          <w:delText>. The final, cleaned image is then</w:delText>
        </w:r>
      </w:del>
      <w:r w:rsidR="00BB22F1" w:rsidRPr="00865D34">
        <w:t xml:space="preserve"> skeletonized to </w:t>
      </w:r>
      <w:del w:id="264" w:author="rev1" w:date="2026-08-03T13:04:00Z" w16du:dateUtc="2026-08-03T04:04:00Z">
        <w:r w:rsidR="00BB22F1" w:rsidRPr="00865D34">
          <w:delText xml:space="preserve">produce </w:delText>
        </w:r>
      </w:del>
      <w:r w:rsidR="00BB22F1" w:rsidRPr="00865D34">
        <w:t xml:space="preserve">a one-pixel-wide centerline </w:t>
      </w:r>
      <w:del w:id="265" w:author="rev1" w:date="2026-08-03T13:04:00Z" w16du:dateUtc="2026-08-03T04:04:00Z">
        <w:r w:rsidR="00BB22F1" w:rsidRPr="00865D34">
          <w:delText xml:space="preserve">representation </w:delText>
        </w:r>
      </w:del>
      <w:r w:rsidR="00BB22F1" w:rsidRPr="00865D34">
        <w:t>for topological analysis.</w:t>
      </w:r>
    </w:p>
    <w:p w14:paraId="3F9BF84B" w14:textId="296D2A40" w:rsidR="00BB22F1" w:rsidRPr="00865D34" w:rsidRDefault="00DB7166" w:rsidP="00BB22F1">
      <w:pPr>
        <w:spacing w:line="480" w:lineRule="auto"/>
      </w:pPr>
      <w:ins w:id="266" w:author="rev1" w:date="2026-08-03T13:04:00Z" w16du:dateUtc="2026-08-03T04:04:00Z">
        <w:r w:rsidRPr="00865D34">
          <w:rPr>
            <w:color w:val="000000" w:themeColor="text1"/>
          </w:rPr>
          <w:t>Boundary-branch exclusion.</w:t>
        </w:r>
      </w:ins>
      <w:del w:id="267" w:author="rev1" w:date="2026-08-03T13:04:00Z" w16du:dateUtc="2026-08-03T04:04:00Z">
        <w:r w:rsidR="0017026E" w:rsidRPr="00865D34">
          <w:delText xml:space="preserve">5. </w:delText>
        </w:r>
        <w:r w:rsidR="00BB22F1" w:rsidRPr="00865D34">
          <w:delText>Boundary Branch Exclusion: To prevent skewed measurements from incomplete vessels, a spatial classification protocol is employed.</w:delText>
        </w:r>
      </w:del>
      <w:r w:rsidR="00BB22F1" w:rsidRPr="00865D34">
        <w:t xml:space="preserve"> The refined ROI is </w:t>
      </w:r>
      <w:del w:id="268" w:author="rev1" w:date="2026-08-03T13:04:00Z" w16du:dateUtc="2026-08-03T04:04:00Z">
        <w:r w:rsidR="00BB22F1" w:rsidRPr="00865D34">
          <w:delText xml:space="preserve">logically </w:delText>
        </w:r>
      </w:del>
      <w:r w:rsidR="00BB22F1" w:rsidRPr="00865D34">
        <w:t xml:space="preserve">divided into </w:t>
      </w:r>
      <w:del w:id="269" w:author="rev1" w:date="2026-08-03T13:04:00Z" w16du:dateUtc="2026-08-03T04:04:00Z">
        <w:r w:rsidR="00BB22F1" w:rsidRPr="00865D34">
          <w:delText>a "</w:delText>
        </w:r>
      </w:del>
      <w:r w:rsidR="00BB22F1" w:rsidRPr="00865D34">
        <w:t>Center</w:t>
      </w:r>
      <w:del w:id="270" w:author="rev1" w:date="2026-08-03T13:04:00Z" w16du:dateUtc="2026-08-03T04:04:00Z">
        <w:r w:rsidR="00BB22F1" w:rsidRPr="00865D34">
          <w:delText>" zone</w:delText>
        </w:r>
      </w:del>
      <w:r w:rsidR="00BB22F1" w:rsidRPr="00865D34">
        <w:t xml:space="preserve"> and </w:t>
      </w:r>
      <w:del w:id="271" w:author="rev1" w:date="2026-08-03T13:04:00Z" w16du:dateUtc="2026-08-03T04:04:00Z">
        <w:r w:rsidR="00BB22F1" w:rsidRPr="00865D34">
          <w:delText>a "</w:delText>
        </w:r>
      </w:del>
      <w:r w:rsidR="00BB22F1" w:rsidRPr="00865D34">
        <w:t>Periphery</w:t>
      </w:r>
      <w:ins w:id="272" w:author="rev1" w:date="2026-08-03T13:04:00Z" w16du:dateUtc="2026-08-03T04:04:00Z">
        <w:r w:rsidRPr="00865D34">
          <w:rPr>
            <w:color w:val="000000" w:themeColor="text1"/>
          </w:rPr>
          <w:t xml:space="preserve"> zones</w:t>
        </w:r>
      </w:ins>
      <w:del w:id="273" w:author="rev1" w:date="2026-08-03T13:04:00Z" w16du:dateUtc="2026-08-03T04:04:00Z">
        <w:r w:rsidR="00BB22F1" w:rsidRPr="00865D34">
          <w:delText>" zone</w:delText>
        </w:r>
      </w:del>
      <w:r w:rsidR="00BB22F1" w:rsidRPr="00865D34">
        <w:t xml:space="preserve">. Branches existing solely within the Periphery or spanning both zones are </w:t>
      </w:r>
      <w:r w:rsidR="00BB22F1" w:rsidRPr="00865D34">
        <w:lastRenderedPageBreak/>
        <w:t xml:space="preserve">flagged as </w:t>
      </w:r>
      <w:ins w:id="274" w:author="rev1" w:date="2026-08-03T13:04:00Z" w16du:dateUtc="2026-08-03T04:04:00Z">
        <w:r w:rsidRPr="00865D34">
          <w:rPr>
            <w:color w:val="000000" w:themeColor="text1"/>
          </w:rPr>
          <w:t>boundary branches</w:t>
        </w:r>
      </w:ins>
      <w:del w:id="275" w:author="rev1" w:date="2026-08-03T13:04:00Z" w16du:dateUtc="2026-08-03T04:04:00Z">
        <w:r w:rsidR="00BB22F1" w:rsidRPr="00865D34">
          <w:delText>"Boundary Branches"</w:delText>
        </w:r>
      </w:del>
      <w:r w:rsidR="00BB22F1" w:rsidRPr="00865D34">
        <w:t xml:space="preserve"> and</w:t>
      </w:r>
      <w:del w:id="276" w:author="rev1" w:date="2026-08-03T13:04:00Z" w16du:dateUtc="2026-08-03T04:04:00Z">
        <w:r w:rsidR="00BB22F1" w:rsidRPr="00865D34">
          <w:delText xml:space="preserve"> are</w:delText>
        </w:r>
      </w:del>
      <w:r w:rsidR="00BB22F1" w:rsidRPr="00865D34">
        <w:t xml:space="preserve"> excluded from calculations of average branch length, junction density, and tortuosity</w:t>
      </w:r>
      <w:ins w:id="277" w:author="rev1" w:date="2026-08-03T13:04:00Z" w16du:dateUtc="2026-08-03T04:04:00Z">
        <w:r w:rsidRPr="00865D34">
          <w:rPr>
            <w:color w:val="000000" w:themeColor="text1"/>
          </w:rPr>
          <w:t>, limiting skew from incomplete peripheral vessels</w:t>
        </w:r>
      </w:ins>
      <w:r w:rsidR="00BB22F1" w:rsidRPr="00865D34">
        <w:t>.</w:t>
      </w:r>
    </w:p>
    <w:p w14:paraId="3EBF745B" w14:textId="77777777" w:rsidR="008D2A33" w:rsidRPr="00865D34" w:rsidRDefault="008D2A33" w:rsidP="00BB22F1">
      <w:pPr>
        <w:spacing w:line="480" w:lineRule="auto"/>
      </w:pPr>
    </w:p>
    <w:bookmarkEnd w:id="225"/>
    <w:p w14:paraId="2697275B" w14:textId="32BF1185" w:rsidR="00BB22F1" w:rsidRPr="00865D34" w:rsidRDefault="00BB22F1" w:rsidP="00BB22F1">
      <w:pPr>
        <w:spacing w:line="480" w:lineRule="auto"/>
        <w:rPr>
          <w:b/>
          <w:bCs/>
        </w:rPr>
      </w:pPr>
      <w:r w:rsidRPr="00865D34">
        <w:rPr>
          <w:b/>
          <w:bCs/>
        </w:rPr>
        <w:t>Quantitative Analysis</w:t>
      </w:r>
    </w:p>
    <w:p w14:paraId="0FCD8B47" w14:textId="77777777" w:rsidR="00BB22F1" w:rsidRPr="00865D34" w:rsidRDefault="00BB22F1" w:rsidP="00BB22F1">
      <w:pPr>
        <w:spacing w:line="480" w:lineRule="auto"/>
      </w:pPr>
      <w:r w:rsidRPr="00865D34">
        <w:t xml:space="preserve">This stage computes a comprehensive set of parameters, including </w:t>
      </w:r>
      <w:del w:id="278" w:author="rev1" w:date="2026-08-03T13:04:00Z" w16du:dateUtc="2026-08-03T04:04:00Z">
        <w:r w:rsidRPr="00865D34">
          <w:delText xml:space="preserve">all </w:delText>
        </w:r>
      </w:del>
      <w:r w:rsidRPr="00865D34">
        <w:t xml:space="preserve">major metrics identified in </w:t>
      </w:r>
      <w:ins w:id="279" w:author="rev1" w:date="2026-08-03T13:04:00Z" w16du:dateUtc="2026-08-03T04:04:00Z">
        <w:r w:rsidR="00DB7166" w:rsidRPr="00865D34">
          <w:rPr>
            <w:color w:val="000000" w:themeColor="text1"/>
          </w:rPr>
          <w:t>the</w:t>
        </w:r>
      </w:ins>
      <w:del w:id="280" w:author="rev1" w:date="2026-08-03T13:04:00Z" w16du:dateUtc="2026-08-03T04:04:00Z">
        <w:r w:rsidRPr="00865D34">
          <w:delText>our</w:delText>
        </w:r>
      </w:del>
      <w:r w:rsidRPr="00865D34">
        <w:t xml:space="preserve"> literature review, and introduces </w:t>
      </w:r>
      <w:del w:id="281" w:author="rev1" w:date="2026-08-03T13:04:00Z" w16du:dateUtc="2026-08-03T04:04:00Z">
        <w:r w:rsidRPr="00865D34">
          <w:delText xml:space="preserve">several novel, </w:delText>
        </w:r>
      </w:del>
      <w:r w:rsidRPr="00865D34">
        <w:t>integrated scores.</w:t>
      </w:r>
      <w:ins w:id="282" w:author="rev1" w:date="2026-08-03T13:04:00Z" w16du:dateUtc="2026-08-03T04:04:00Z">
        <w:r w:rsidR="00DB7166" w:rsidRPr="00865D34">
          <w:rPr>
            <w:color w:val="000000" w:themeColor="text1"/>
          </w:rPr>
          <w:t xml:space="preserve"> Table 1 summarizes the quantitative parameters</w:t>
        </w:r>
      </w:ins>
    </w:p>
    <w:p w14:paraId="25D05852" w14:textId="77777777" w:rsidR="0017026E" w:rsidRPr="00865D34" w:rsidRDefault="0017026E" w:rsidP="0017026E">
      <w:pPr>
        <w:spacing w:line="480" w:lineRule="auto"/>
        <w:rPr>
          <w:del w:id="283" w:author="rev1" w:date="2026-08-03T13:04:00Z" w16du:dateUtc="2026-08-03T04:04:00Z"/>
        </w:rPr>
      </w:pPr>
    </w:p>
    <w:p w14:paraId="203F521C" w14:textId="3ED31D3B" w:rsidR="0017026E" w:rsidRPr="00865D34" w:rsidRDefault="00743CF4" w:rsidP="0017026E">
      <w:pPr>
        <w:spacing w:line="480" w:lineRule="auto"/>
      </w:pPr>
      <w:del w:id="284" w:author="rev1" w:date="2026-08-03T13:04:00Z" w16du:dateUtc="2026-08-03T04:04:00Z">
        <w:r w:rsidRPr="00865D34">
          <w:delText xml:space="preserve">Table1 provides the metrics </w:delText>
        </w:r>
      </w:del>
      <w:r w:rsidRPr="00865D34">
        <w:t>obtained in this study</w:t>
      </w:r>
      <w:ins w:id="285" w:author="rev1" w:date="2026-08-03T13:04:00Z" w16du:dateUtc="2026-08-03T04:04:00Z">
        <w:r w:rsidR="00DB7166" w:rsidRPr="00865D34">
          <w:rPr>
            <w:color w:val="000000" w:themeColor="text1"/>
          </w:rPr>
          <w:t>; separate columns list inter-rater and intra-rater ICC(2,1) (or κ for morphological subtypes) for available lesion metrics.</w:t>
        </w:r>
      </w:ins>
      <w:del w:id="286" w:author="rev1" w:date="2026-08-03T13:04:00Z" w16du:dateUtc="2026-08-03T04:04:00Z">
        <w:r w:rsidRPr="00865D34">
          <w:delText>.</w:delText>
        </w:r>
      </w:del>
      <w:r w:rsidRPr="00865D34">
        <w:t xml:space="preserve"> </w:t>
      </w:r>
      <w:r w:rsidR="0017026E" w:rsidRPr="00865D34">
        <w:t xml:space="preserve">To </w:t>
      </w:r>
      <w:ins w:id="287" w:author="rev1" w:date="2026-08-03T13:04:00Z" w16du:dateUtc="2026-08-03T04:04:00Z">
        <w:r w:rsidR="00DB7166" w:rsidRPr="00865D34">
          <w:rPr>
            <w:color w:val="000000" w:themeColor="text1"/>
          </w:rPr>
          <w:t xml:space="preserve">identify </w:t>
        </w:r>
      </w:ins>
      <w:r w:rsidR="0017026E" w:rsidRPr="00865D34">
        <w:t xml:space="preserve">objectively </w:t>
      </w:r>
      <w:del w:id="288" w:author="rev1" w:date="2026-08-03T13:04:00Z" w16du:dateUtc="2026-08-03T04:04:00Z">
        <w:r w:rsidR="0017026E" w:rsidRPr="00865D34">
          <w:delText xml:space="preserve">identify pathologically </w:delText>
        </w:r>
      </w:del>
      <w:r w:rsidR="0017026E" w:rsidRPr="00865D34">
        <w:t xml:space="preserve">dilated segments, the system uses a statistical threshold of mean + 2.0 </w:t>
      </w:r>
      <w:ins w:id="289" w:author="rev1" w:date="2026-08-03T13:04:00Z" w16du:dateUtc="2026-08-03T04:04:00Z">
        <w:r w:rsidR="00DB7166" w:rsidRPr="00865D34">
          <w:rPr>
            <w:color w:val="000000" w:themeColor="text1"/>
          </w:rPr>
          <w:t>×</w:t>
        </w:r>
      </w:ins>
      <w:del w:id="290" w:author="rev1" w:date="2026-08-03T13:04:00Z" w16du:dateUtc="2026-08-03T04:04:00Z">
        <w:r w:rsidR="0017026E" w:rsidRPr="00865D34">
          <w:delText>*</w:delText>
        </w:r>
      </w:del>
      <w:r w:rsidR="0017026E" w:rsidRPr="00865D34">
        <w:t xml:space="preserve"> SD of all vessel diameters. Contiguous segments exceeding this threshold are flagged, and their count, length, and density are reported</w:t>
      </w:r>
      <w:ins w:id="291" w:author="rev1" w:date="2026-08-03T13:04:00Z" w16du:dateUtc="2026-08-03T04:04:00Z">
        <w:r w:rsidR="00DB7166" w:rsidRPr="00865D34">
          <w:rPr>
            <w:color w:val="000000" w:themeColor="text1"/>
          </w:rPr>
          <w:t xml:space="preserve"> as</w:t>
        </w:r>
      </w:ins>
      <w:del w:id="292" w:author="rev1" w:date="2026-08-03T13:04:00Z" w16du:dateUtc="2026-08-03T04:04:00Z">
        <w:r w:rsidR="0017026E" w:rsidRPr="00865D34">
          <w:delText>. This provides</w:delText>
        </w:r>
      </w:del>
      <w:r w:rsidR="0017026E" w:rsidRPr="00865D34">
        <w:t xml:space="preserve"> an adaptive</w:t>
      </w:r>
      <w:del w:id="293" w:author="rev1" w:date="2026-08-03T13:04:00Z" w16du:dateUtc="2026-08-03T04:04:00Z">
        <w:r w:rsidR="0017026E" w:rsidRPr="00865D34">
          <w:delText>, objective</w:delText>
        </w:r>
      </w:del>
      <w:r w:rsidR="0017026E" w:rsidRPr="00865D34">
        <w:t xml:space="preserve"> measure of </w:t>
      </w:r>
      <w:ins w:id="294" w:author="rev1" w:date="2026-08-03T13:04:00Z" w16du:dateUtc="2026-08-03T04:04:00Z">
        <w:r w:rsidR="00DB7166" w:rsidRPr="00865D34">
          <w:rPr>
            <w:color w:val="000000" w:themeColor="text1"/>
          </w:rPr>
          <w:t>caliber</w:t>
        </w:r>
      </w:ins>
      <w:del w:id="295" w:author="rev1" w:date="2026-08-03T13:04:00Z" w16du:dateUtc="2026-08-03T04:04:00Z">
        <w:r w:rsidR="0017026E" w:rsidRPr="00865D34">
          <w:delText>vascular</w:delText>
        </w:r>
      </w:del>
      <w:r w:rsidR="0017026E" w:rsidRPr="00865D34">
        <w:t xml:space="preserve"> remodeling.</w:t>
      </w:r>
    </w:p>
    <w:p w14:paraId="66A38647" w14:textId="77777777" w:rsidR="00DE446B" w:rsidRPr="00865D34" w:rsidRDefault="00DE446B" w:rsidP="00BB22F1">
      <w:pPr>
        <w:spacing w:line="480" w:lineRule="auto"/>
      </w:pPr>
    </w:p>
    <w:p w14:paraId="2E84A30D" w14:textId="25F88D10" w:rsidR="0008333D" w:rsidRPr="00865D34" w:rsidRDefault="005262A1" w:rsidP="005262A1">
      <w:pPr>
        <w:spacing w:line="480" w:lineRule="auto"/>
        <w:rPr>
          <w:b/>
          <w:bCs/>
        </w:rPr>
      </w:pPr>
      <w:r w:rsidRPr="00865D34">
        <w:rPr>
          <w:b/>
          <w:bCs/>
        </w:rPr>
        <w:t>Standardized Score Computation</w:t>
      </w:r>
    </w:p>
    <w:p w14:paraId="3B7841B6" w14:textId="5ADB6A2A" w:rsidR="007C2AA2" w:rsidRPr="00865D34" w:rsidRDefault="007C2AA2" w:rsidP="007C2AA2">
      <w:pPr>
        <w:spacing w:line="480" w:lineRule="auto"/>
      </w:pPr>
      <w:bookmarkStart w:id="296" w:name="X62fc10c18012e46062b00f54b899d057c99cedc"/>
      <w:r w:rsidRPr="00865D34">
        <w:rPr>
          <w:b/>
          <w:bCs/>
        </w:rPr>
        <w:t>Standardized Vascular Complexity Score (0–100)</w:t>
      </w:r>
    </w:p>
    <w:p w14:paraId="0F7DC427" w14:textId="77777777" w:rsidR="007C2AA2" w:rsidRPr="00865D34" w:rsidRDefault="007C2AA2" w:rsidP="007C2AA2">
      <w:pPr>
        <w:spacing w:line="480" w:lineRule="auto"/>
      </w:pPr>
      <w:r w:rsidRPr="00865D34">
        <w:t xml:space="preserve">The score was derived using principal component analysis (PCA) of four topological metrics </w:t>
      </w:r>
      <w:del w:id="297" w:author="rev1" w:date="2026-08-03T13:04:00Z" w16du:dateUtc="2026-08-03T04:04:00Z">
        <w:r w:rsidRPr="00865D34">
          <w:delText xml:space="preserve">computed </w:delText>
        </w:r>
      </w:del>
      <w:r w:rsidRPr="00865D34">
        <w:t>from the skeletonized MNV network: inverse Euler number (−Euler_total), total loop count, junction density, and global fractal dimension. Reference distributions were constructed independently for each acquisition stratum (large, small_3mm, small</w:t>
      </w:r>
      <w:ins w:id="298" w:author="rev1" w:date="2026-08-03T13:04:00Z" w16du:dateUtc="2026-08-03T04:04:00Z">
        <w:r w:rsidR="00DB7166" w:rsidRPr="00865D34">
          <w:rPr>
            <w:color w:val="000000" w:themeColor="text1"/>
          </w:rPr>
          <w:t>).</w:t>
        </w:r>
      </w:ins>
      <w:del w:id="299" w:author="rev1" w:date="2026-08-03T13:04:00Z" w16du:dateUtc="2026-08-03T04:04:00Z">
        <w:r w:rsidRPr="00865D34">
          <w:delText>) using all lesions within that stratum.</w:delText>
        </w:r>
      </w:del>
      <w:r w:rsidRPr="00865D34">
        <w:t xml:space="preserve"> Features were standardized using stratum-specific means and standard deviations prior to PCA. The dominant first principal component (PC1), </w:t>
      </w:r>
      <w:ins w:id="300" w:author="rev1" w:date="2026-08-03T13:04:00Z" w16du:dateUtc="2026-08-03T04:04:00Z">
        <w:r w:rsidR="00DB7166" w:rsidRPr="00865D34">
          <w:rPr>
            <w:color w:val="000000" w:themeColor="text1"/>
          </w:rPr>
          <w:t>with</w:t>
        </w:r>
      </w:ins>
      <w:del w:id="301" w:author="rev1" w:date="2026-08-03T13:04:00Z" w16du:dateUtc="2026-08-03T04:04:00Z">
        <w:r w:rsidRPr="00865D34">
          <w:delText>carrying</w:delText>
        </w:r>
      </w:del>
      <w:r w:rsidRPr="00865D34">
        <w:t xml:space="preserve"> uniformly positive loadings across all four metrics, explained 63.7%, 73.9%, and 70.2% of total variance for the large, small_3mm, and small strata, respectively</w:t>
      </w:r>
      <w:ins w:id="302" w:author="rev1" w:date="2026-08-03T13:04:00Z" w16du:dateUtc="2026-08-03T04:04:00Z">
        <w:r w:rsidR="00DB7166" w:rsidRPr="00865D34">
          <w:rPr>
            <w:color w:val="000000" w:themeColor="text1"/>
          </w:rPr>
          <w:t>.</w:t>
        </w:r>
      </w:ins>
      <w:del w:id="303" w:author="rev1" w:date="2026-08-03T13:04:00Z" w16du:dateUtc="2026-08-03T04:04:00Z">
        <w:r w:rsidRPr="00865D34">
          <w:delText>, confirming that a single latent axis captures overall network architectural complexity in each acquisition context.</w:delText>
        </w:r>
      </w:del>
      <w:r w:rsidRPr="00865D34">
        <w:t xml:space="preserve"> A </w:t>
      </w:r>
      <w:r w:rsidRPr="00865D34">
        <w:lastRenderedPageBreak/>
        <w:t xml:space="preserve">secondary component (PC2, loading primarily on junction density) captured residual variance (24.8%, 21.9%, and 22.3%). PC1 and PC2 scores were combined with a </w:t>
      </w:r>
      <w:ins w:id="304" w:author="rev1" w:date="2026-08-03T13:04:00Z" w16du:dateUtc="2026-08-03T04:04:00Z">
        <w:r w:rsidR="00DB7166" w:rsidRPr="00865D34">
          <w:rPr>
            <w:color w:val="000000" w:themeColor="text1"/>
          </w:rPr>
          <w:t xml:space="preserve">fixed </w:t>
        </w:r>
      </w:ins>
      <w:r w:rsidRPr="00865D34">
        <w:t>trunk</w:t>
      </w:r>
      <w:ins w:id="305" w:author="rev1" w:date="2026-08-03T13:04:00Z" w16du:dateUtc="2026-08-03T04:04:00Z">
        <w:r w:rsidR="00DB7166" w:rsidRPr="00865D34">
          <w:rPr>
            <w:color w:val="000000" w:themeColor="text1"/>
          </w:rPr>
          <w:t>-</w:t>
        </w:r>
      </w:ins>
      <w:del w:id="306" w:author="rev1" w:date="2026-08-03T13:04:00Z" w16du:dateUtc="2026-08-03T04:04:00Z">
        <w:r w:rsidRPr="00865D34">
          <w:delText xml:space="preserve"> </w:delText>
        </w:r>
      </w:del>
      <w:r w:rsidRPr="00865D34">
        <w:t xml:space="preserve">distribution </w:t>
      </w:r>
      <w:ins w:id="307" w:author="rev1" w:date="2026-08-03T13:04:00Z" w16du:dateUtc="2026-08-03T04:04:00Z">
        <w:r w:rsidR="00DB7166" w:rsidRPr="00865D34">
          <w:rPr>
            <w:color w:val="000000" w:themeColor="text1"/>
          </w:rPr>
          <w:t>constant</w:t>
        </w:r>
      </w:ins>
      <w:del w:id="308" w:author="rev1" w:date="2026-08-03T13:04:00Z" w16du:dateUtc="2026-08-03T04:04:00Z">
        <w:r w:rsidRPr="00865D34">
          <w:delText>metric</w:delText>
        </w:r>
      </w:del>
      <w:r w:rsidRPr="00865D34">
        <w:t xml:space="preserve"> (TrunkDist</w:t>
      </w:r>
      <w:ins w:id="309" w:author="rev1" w:date="2026-08-03T13:04:00Z" w16du:dateUtc="2026-08-03T04:04:00Z">
        <w:r w:rsidR="00DB7166" w:rsidRPr="00865D34">
          <w:rPr>
            <w:color w:val="000000" w:themeColor="text1"/>
          </w:rPr>
          <w:t xml:space="preserve"> =</w:t>
        </w:r>
      </w:ins>
      <w:del w:id="310" w:author="rev1" w:date="2026-08-03T13:04:00Z" w16du:dateUtc="2026-08-03T04:04:00Z">
        <w:r w:rsidRPr="00865D34">
          <w:delText>; fixed at</w:delText>
        </w:r>
      </w:del>
      <w:r w:rsidRPr="00865D34">
        <w:t xml:space="preserve"> 50</w:t>
      </w:r>
      <w:ins w:id="311" w:author="rev1" w:date="2026-08-03T13:04:00Z" w16du:dateUtc="2026-08-03T04:04:00Z">
        <w:r w:rsidR="00DB7166" w:rsidRPr="00865D34">
          <w:rPr>
            <w:color w:val="000000" w:themeColor="text1"/>
          </w:rPr>
          <w:t>, used</w:t>
        </w:r>
      </w:ins>
      <w:r w:rsidRPr="00865D34">
        <w:t xml:space="preserve"> in the absence of device-specific calibration</w:t>
      </w:r>
      <w:del w:id="312" w:author="rev1" w:date="2026-08-03T13:04:00Z" w16du:dateUtc="2026-08-03T04:04:00Z">
        <w:r w:rsidRPr="00865D34">
          <w:delText xml:space="preserve"> data</w:delText>
        </w:r>
      </w:del>
      <w:r w:rsidRPr="00865D34">
        <w:t xml:space="preserve">) using weights </w:t>
      </w:r>
      <w:del w:id="313" w:author="rev1" w:date="2026-08-03T13:04:00Z" w16du:dateUtc="2026-08-03T04:04:00Z">
        <w:r w:rsidRPr="00865D34">
          <w:delText xml:space="preserve">of </w:delText>
        </w:r>
      </w:del>
      <w:r w:rsidRPr="00865D34">
        <w:t>0.7, 0.2, and 0.1</w:t>
      </w:r>
      <w:ins w:id="314" w:author="rev1" w:date="2026-08-03T13:04:00Z" w16du:dateUtc="2026-08-03T04:04:00Z">
        <w:r w:rsidR="00DB7166" w:rsidRPr="00865D34">
          <w:rPr>
            <w:color w:val="000000" w:themeColor="text1"/>
          </w:rPr>
          <w:t>.</w:t>
        </w:r>
      </w:ins>
      <w:del w:id="315" w:author="rev1" w:date="2026-08-03T13:04:00Z" w16du:dateUtc="2026-08-03T04:04:00Z">
        <w:r w:rsidRPr="00865D34">
          <w:delText>, respectively.</w:delText>
        </w:r>
      </w:del>
      <w:r w:rsidRPr="00865D34">
        <w:t xml:space="preserve"> To </w:t>
      </w:r>
      <w:ins w:id="316" w:author="rev1" w:date="2026-08-03T13:04:00Z" w16du:dateUtc="2026-08-03T04:04:00Z">
        <w:r w:rsidR="00DB7166" w:rsidRPr="00865D34">
          <w:rPr>
            <w:color w:val="000000" w:themeColor="text1"/>
          </w:rPr>
          <w:t>place scores on</w:t>
        </w:r>
      </w:ins>
      <w:del w:id="317" w:author="rev1" w:date="2026-08-03T13:04:00Z" w16du:dateUtc="2026-08-03T04:04:00Z">
        <w:r w:rsidRPr="00865D34">
          <w:delText>ensure</w:delText>
        </w:r>
      </w:del>
      <w:r w:rsidRPr="00865D34">
        <w:t xml:space="preserve"> a common 0–100 </w:t>
      </w:r>
      <w:ins w:id="318" w:author="rev1" w:date="2026-08-03T13:04:00Z" w16du:dateUtc="2026-08-03T04:04:00Z">
        <w:r w:rsidR="00DB7166" w:rsidRPr="00865D34">
          <w:rPr>
            <w:color w:val="000000" w:themeColor="text1"/>
          </w:rPr>
          <w:t xml:space="preserve">reporting </w:t>
        </w:r>
      </w:ins>
      <w:r w:rsidRPr="00865D34">
        <w:t xml:space="preserve">scale </w:t>
      </w:r>
      <w:ins w:id="319" w:author="rev1" w:date="2026-08-03T13:04:00Z" w16du:dateUtc="2026-08-03T04:04:00Z">
        <w:r w:rsidR="00DB7166" w:rsidRPr="00865D34">
          <w:rPr>
            <w:color w:val="000000" w:themeColor="text1"/>
          </w:rPr>
          <w:t>within each stratum,</w:t>
        </w:r>
      </w:ins>
      <w:del w:id="320" w:author="rev1" w:date="2026-08-03T13:04:00Z" w16du:dateUtc="2026-08-03T04:04:00Z">
        <w:r w:rsidRPr="00865D34">
          <w:delText>across platforms, both</w:delText>
        </w:r>
      </w:del>
      <w:r w:rsidRPr="00865D34">
        <w:t xml:space="preserve"> PC1 and PC2</w:t>
      </w:r>
      <w:del w:id="321" w:author="rev1" w:date="2026-08-03T13:04:00Z" w16du:dateUtc="2026-08-03T04:04:00Z">
        <w:r w:rsidRPr="00865D34">
          <w:delText xml:space="preserve"> scores</w:delText>
        </w:r>
      </w:del>
      <w:r w:rsidRPr="00865D34">
        <w:t xml:space="preserve"> were independently subjected to piecewise-linear normalization in which the within-stratum median maps to 50, the stratum minimum </w:t>
      </w:r>
      <w:del w:id="322" w:author="rev1" w:date="2026-08-03T13:04:00Z" w16du:dateUtc="2026-08-03T04:04:00Z">
        <w:r w:rsidRPr="00865D34">
          <w:delText xml:space="preserve">maps </w:delText>
        </w:r>
      </w:del>
      <w:r w:rsidRPr="00865D34">
        <w:t xml:space="preserve">to 0, and the stratum maximum </w:t>
      </w:r>
      <w:del w:id="323" w:author="rev1" w:date="2026-08-03T13:04:00Z" w16du:dateUtc="2026-08-03T04:04:00Z">
        <w:r w:rsidRPr="00865D34">
          <w:delText xml:space="preserve">maps </w:delText>
        </w:r>
      </w:del>
      <w:r w:rsidRPr="00865D34">
        <w:t>to 100</w:t>
      </w:r>
      <w:ins w:id="324" w:author="rev1" w:date="2026-08-03T13:04:00Z" w16du:dateUtc="2026-08-03T04:04:00Z">
        <w:r w:rsidR="00DB7166" w:rsidRPr="00865D34">
          <w:rPr>
            <w:color w:val="000000" w:themeColor="text1"/>
          </w:rPr>
          <w:t>. This normalization ensures consistent within-stratum scaling for rule-based thresholds, establishing a standardized framework for comparative reporting across diverse acquisition settings</w:t>
        </w:r>
      </w:ins>
      <w:r w:rsidRPr="00865D34">
        <w:t>.</w:t>
      </w:r>
    </w:p>
    <w:bookmarkEnd w:id="296"/>
    <w:p w14:paraId="66DAD5E5" w14:textId="77777777" w:rsidR="007C2AA2" w:rsidRPr="00865D34" w:rsidRDefault="007C2AA2" w:rsidP="007C2AA2">
      <w:pPr>
        <w:spacing w:line="480" w:lineRule="auto"/>
        <w:rPr>
          <w:del w:id="325" w:author="rev1" w:date="2026-08-03T13:04:00Z" w16du:dateUtc="2026-08-03T04:04:00Z"/>
        </w:rPr>
      </w:pPr>
    </w:p>
    <w:p w14:paraId="744CA833" w14:textId="77777777" w:rsidR="007C2AA2" w:rsidRPr="00865D34" w:rsidRDefault="007C2AA2" w:rsidP="007C2AA2">
      <w:pPr>
        <w:spacing w:line="480" w:lineRule="auto"/>
      </w:pPr>
      <w:bookmarkStart w:id="326" w:name="X326695e2ddfb990c0fa24a0fd0639d08e390a29"/>
      <w:r w:rsidRPr="00865D34">
        <w:rPr>
          <w:b/>
          <w:bCs/>
        </w:rPr>
        <w:t>Standardized Caliber Uniformity Score (0–100)</w:t>
      </w:r>
    </w:p>
    <w:p w14:paraId="18A5C177" w14:textId="77777777" w:rsidR="00AE3B16" w:rsidRPr="00865D34" w:rsidRDefault="00DB7166" w:rsidP="00372CDE">
      <w:pPr>
        <w:pStyle w:val="FirstParagraph"/>
        <w:spacing w:line="480" w:lineRule="auto"/>
        <w:rPr>
          <w:ins w:id="327" w:author="rev1" w:date="2026-08-03T13:04:00Z" w16du:dateUtc="2026-08-03T04:04:00Z"/>
          <w:color w:val="000000" w:themeColor="text1"/>
        </w:rPr>
      </w:pPr>
      <w:ins w:id="328" w:author="rev1" w:date="2026-08-03T13:04:00Z" w16du:dateUtc="2026-08-03T04:04:00Z">
        <w:r w:rsidRPr="00865D34">
          <w:rPr>
            <w:color w:val="000000" w:themeColor="text1"/>
          </w:rPr>
          <w:t xml:space="preserve">A PCA-based standardization scheme was also evaluated for vascular caliber uniformity, but the present score was adopted to improve interpretability and reproducibility. </w:t>
        </w:r>
      </w:ins>
      <w:r w:rsidR="007C2AA2" w:rsidRPr="00865D34">
        <w:t xml:space="preserve">Vascular caliber uniformity was quantified using </w:t>
      </w:r>
      <w:ins w:id="329" w:author="rev1" w:date="2026-08-03T13:04:00Z" w16du:dateUtc="2026-08-03T04:04:00Z">
        <w:r w:rsidRPr="00865D34">
          <w:rPr>
            <w:color w:val="000000" w:themeColor="text1"/>
          </w:rPr>
          <w:t>two skeleton-</w:t>
        </w:r>
      </w:ins>
      <w:del w:id="330" w:author="rev1" w:date="2026-08-03T13:04:00Z" w16du:dateUtc="2026-08-03T04:04:00Z">
        <w:r w:rsidR="007C2AA2" w:rsidRPr="00865D34">
          <w:delText xml:space="preserve">four radial profile metrics </w:delText>
        </w:r>
      </w:del>
      <w:r w:rsidR="007C2AA2" w:rsidRPr="00865D34">
        <w:t xml:space="preserve">derived </w:t>
      </w:r>
      <w:ins w:id="331" w:author="rev1" w:date="2026-08-03T13:04:00Z" w16du:dateUtc="2026-08-03T04:04:00Z">
        <w:r w:rsidRPr="00865D34">
          <w:rPr>
            <w:color w:val="000000" w:themeColor="text1"/>
          </w:rPr>
          <w:t>morphometric features already exported by</w:t>
        </w:r>
      </w:ins>
      <w:del w:id="332" w:author="rev1" w:date="2026-08-03T13:04:00Z" w16du:dateUtc="2026-08-03T04:04:00Z">
        <w:r w:rsidR="007C2AA2" w:rsidRPr="00865D34">
          <w:delText>from</w:delText>
        </w:r>
      </w:del>
      <w:r w:rsidR="007C2AA2" w:rsidRPr="00865D34">
        <w:t xml:space="preserve"> the </w:t>
      </w:r>
      <w:ins w:id="333" w:author="rev1" w:date="2026-08-03T13:04:00Z" w16du:dateUtc="2026-08-03T04:04:00Z">
        <w:r w:rsidRPr="00865D34">
          <w:rPr>
            <w:color w:val="000000" w:themeColor="text1"/>
          </w:rPr>
          <w:t>pipeline</w:t>
        </w:r>
      </w:ins>
      <w:del w:id="334" w:author="rev1" w:date="2026-08-03T13:04:00Z" w16du:dateUtc="2026-08-03T04:04:00Z">
        <w:r w:rsidR="007C2AA2" w:rsidRPr="00865D34">
          <w:delText>diameter-versus-distance profile</w:delText>
        </w:r>
      </w:del>
      <w:r w:rsidR="007C2AA2" w:rsidRPr="00865D34">
        <w:t xml:space="preserve">: (1) </w:t>
      </w:r>
      <w:ins w:id="335" w:author="rev1" w:date="2026-08-03T13:04:00Z" w16du:dateUtc="2026-08-03T04:04:00Z">
        <w:r w:rsidRPr="00865D34">
          <w:rPr>
            <w:color w:val="000000" w:themeColor="text1"/>
          </w:rPr>
          <w:t xml:space="preserve">the </w:t>
        </w:r>
      </w:ins>
      <w:r w:rsidR="007C2AA2" w:rsidRPr="00865D34">
        <w:t xml:space="preserve">coefficient of variation of </w:t>
      </w:r>
      <w:ins w:id="336" w:author="rev1" w:date="2026-08-03T13:04:00Z" w16du:dateUtc="2026-08-03T04:04:00Z">
        <w:r w:rsidRPr="00865D34">
          <w:rPr>
            <w:color w:val="000000" w:themeColor="text1"/>
          </w:rPr>
          <w:t xml:space="preserve">neovascular </w:t>
        </w:r>
      </w:ins>
      <w:r w:rsidR="007C2AA2" w:rsidRPr="00865D34">
        <w:t>vessel diameter (</w:t>
      </w:r>
      <w:ins w:id="337" w:author="rev1" w:date="2026-08-03T13:04:00Z" w16du:dateUtc="2026-08-03T04:04:00Z">
        <w:r w:rsidRPr="00865D34">
          <w:rPr>
            <w:color w:val="000000" w:themeColor="text1"/>
          </w:rPr>
          <w:t xml:space="preserve">NV Diameter CV); and (2) the fraction of dilated vessel length (Dilated vessel %, defined as segments exceeding the mean + 2.0 × SD of vessel diameters). Each feature was transformed into </w:t>
        </w:r>
      </w:ins>
      <w:del w:id="338" w:author="rev1" w:date="2026-08-03T13:04:00Z" w16du:dateUtc="2026-08-03T04:04:00Z">
        <w:r w:rsidR="007C2AA2" w:rsidRPr="00865D34">
          <w:delText xml:space="preserve">CV); (2) mean adjacent inter-bin change; (3) residual CV after linear detrending; and (4) diameter range normalized to mean diameter. Stratum-specific PCA was applied to these four metrics. The dominant PC1 carried uniformly positive loadings across all four instability indicators, explaining 89.6%, 81.1%, and 87.3% of variance for the large, small_3mm, and small strata, respectively, confirming that </w:delText>
        </w:r>
      </w:del>
      <w:r w:rsidR="007C2AA2" w:rsidRPr="00865D34">
        <w:t xml:space="preserve">a </w:t>
      </w:r>
      <w:ins w:id="339" w:author="rev1" w:date="2026-08-03T13:04:00Z" w16du:dateUtc="2026-08-03T04:04:00Z">
        <w:r w:rsidRPr="00865D34">
          <w:rPr>
            <w:color w:val="000000" w:themeColor="text1"/>
          </w:rPr>
          <w:t>uniformity</w:t>
        </w:r>
      </w:ins>
      <w:del w:id="340" w:author="rev1" w:date="2026-08-03T13:04:00Z" w16du:dateUtc="2026-08-03T04:04:00Z">
        <w:r w:rsidR="007C2AA2" w:rsidRPr="00865D34">
          <w:delText>single latent instability</w:delText>
        </w:r>
      </w:del>
      <w:r w:rsidR="007C2AA2" w:rsidRPr="00865D34">
        <w:t xml:space="preserve"> axis </w:t>
      </w:r>
      <w:ins w:id="341" w:author="rev1" w:date="2026-08-03T13:04:00Z" w16du:dateUtc="2026-08-03T04:04:00Z">
        <w:r w:rsidRPr="00865D34">
          <w:rPr>
            <w:color w:val="000000" w:themeColor="text1"/>
          </w:rPr>
          <w:t xml:space="preserve">by </w:t>
        </w:r>
      </w:ins>
      <w:del w:id="342" w:author="rev1" w:date="2026-08-03T13:04:00Z" w16du:dateUtc="2026-08-03T04:04:00Z">
        <w:r w:rsidR="007C2AA2" w:rsidRPr="00865D34">
          <w:delText xml:space="preserve">dominates caliber variability. PC1 was sign-inverted (−PC1) to obtain a stability-direction score, and </w:delText>
        </w:r>
      </w:del>
      <w:r w:rsidR="007C2AA2" w:rsidRPr="00865D34">
        <w:t xml:space="preserve">piecewise-linear </w:t>
      </w:r>
      <w:ins w:id="343" w:author="rev1" w:date="2026-08-03T13:04:00Z" w16du:dateUtc="2026-08-03T04:04:00Z">
        <w:r w:rsidRPr="00865D34">
          <w:rPr>
            <w:color w:val="000000" w:themeColor="text1"/>
          </w:rPr>
          <w:t xml:space="preserve">scaling of its negated value (NV Diameter CV; dilated vessel fraction), such that the stratum-specific minimum, </w:t>
        </w:r>
      </w:ins>
      <w:del w:id="344" w:author="rev1" w:date="2026-08-03T13:04:00Z" w16du:dateUtc="2026-08-03T04:04:00Z">
        <w:r w:rsidR="007C2AA2" w:rsidRPr="00865D34">
          <w:delText>normalization (</w:delText>
        </w:r>
      </w:del>
      <w:r w:rsidR="007C2AA2" w:rsidRPr="00865D34">
        <w:t>median</w:t>
      </w:r>
      <w:ins w:id="345" w:author="rev1" w:date="2026-08-03T13:04:00Z" w16du:dateUtc="2026-08-03T04:04:00Z">
        <w:r w:rsidRPr="00865D34">
          <w:rPr>
            <w:color w:val="000000" w:themeColor="text1"/>
          </w:rPr>
          <w:t>, and maximum mapped to 0, 50, and 100, respectively, with higher scores indicating greater caliber uniformity</w:t>
        </w:r>
      </w:ins>
      <w:del w:id="346" w:author="rev1" w:date="2026-08-03T13:04:00Z" w16du:dateUtc="2026-08-03T04:04:00Z">
        <w:r w:rsidR="007C2AA2" w:rsidRPr="00865D34">
          <w:delText>→50) was applied independently to −PC1</w:delText>
        </w:r>
      </w:del>
      <w:r w:rsidR="007C2AA2" w:rsidRPr="00865D34">
        <w:t xml:space="preserve"> and </w:t>
      </w:r>
      <w:ins w:id="347" w:author="rev1" w:date="2026-08-03T13:04:00Z" w16du:dateUtc="2026-08-03T04:04:00Z">
        <w:r w:rsidRPr="00865D34">
          <w:rPr>
            <w:color w:val="000000" w:themeColor="text1"/>
          </w:rPr>
          <w:t>fewer dilated extremes.</w:t>
        </w:r>
      </w:ins>
    </w:p>
    <w:p w14:paraId="29FBA363" w14:textId="77777777" w:rsidR="00AE3B16" w:rsidRPr="00865D34" w:rsidRDefault="007C2AA2" w:rsidP="00372CDE">
      <w:pPr>
        <w:pStyle w:val="af5"/>
        <w:spacing w:line="480" w:lineRule="auto"/>
        <w:rPr>
          <w:ins w:id="348" w:author="rev1" w:date="2026-08-03T13:04:00Z" w16du:dateUtc="2026-08-03T04:04:00Z"/>
          <w:color w:val="000000" w:themeColor="text1"/>
        </w:rPr>
      </w:pPr>
      <w:del w:id="349" w:author="rev1" w:date="2026-08-03T13:04:00Z" w16du:dateUtc="2026-08-03T04:04:00Z">
        <w:r w:rsidRPr="00865D34">
          <w:delText xml:space="preserve">PC2. </w:delText>
        </w:r>
      </w:del>
      <w:r w:rsidRPr="00865D34">
        <w:t>The</w:t>
      </w:r>
      <w:del w:id="350" w:author="rev1" w:date="2026-08-03T13:04:00Z" w16du:dateUtc="2026-08-03T04:04:00Z">
        <w:r w:rsidRPr="00865D34">
          <w:delText xml:space="preserve"> final</w:delText>
        </w:r>
      </w:del>
      <w:r w:rsidRPr="00865D34">
        <w:t xml:space="preserve"> Standardized Caliber Uniformity Score was </w:t>
      </w:r>
      <w:ins w:id="351" w:author="rev1" w:date="2026-08-03T13:04:00Z" w16du:dateUtc="2026-08-03T04:04:00Z">
        <w:r w:rsidR="00DB7166" w:rsidRPr="00865D34">
          <w:rPr>
            <w:color w:val="000000" w:themeColor="text1"/>
          </w:rPr>
          <w:t>then defined as</w:t>
        </w:r>
      </w:ins>
    </w:p>
    <w:p w14:paraId="3BDDAFF4" w14:textId="77777777" w:rsidR="007C2AA2" w:rsidRPr="00865D34" w:rsidRDefault="00DB7166" w:rsidP="007C2AA2">
      <w:pPr>
        <w:spacing w:line="480" w:lineRule="auto"/>
      </w:pPr>
      <w:ins w:id="352" w:author="rev1" w:date="2026-08-03T13:04:00Z" w16du:dateUtc="2026-08-03T04:04:00Z">
        <w:r w:rsidRPr="00865D34">
          <w:rPr>
            <w:color w:val="000000" w:themeColor="text1"/>
          </w:rPr>
          <w:t>Score = clip(</w:t>
        </w:r>
      </w:ins>
      <w:del w:id="353" w:author="rev1" w:date="2026-08-03T13:04:00Z" w16du:dateUtc="2026-08-03T04:04:00Z">
        <w:r w:rsidR="007C2AA2" w:rsidRPr="00865D34">
          <w:delText xml:space="preserve">computed as 0.7 × (−PC1 score) + 0.2 × PC2 score + </w:delText>
        </w:r>
      </w:del>
      <w:r w:rsidR="007C2AA2" w:rsidRPr="00865D34">
        <w:t>0.</w:t>
      </w:r>
      <w:ins w:id="354" w:author="rev1" w:date="2026-08-03T13:04:00Z" w16du:dateUtc="2026-08-03T04:04:00Z">
        <w:r w:rsidRPr="00865D34">
          <w:rPr>
            <w:color w:val="000000" w:themeColor="text1"/>
          </w:rPr>
          <w:t>75 × U(−NV Diameter CV) + 0.25 × U(−Dilated vessel %), 0, 100),</w:t>
        </w:r>
      </w:ins>
      <w:del w:id="355" w:author="rev1" w:date="2026-08-03T13:04:00Z" w16du:dateUtc="2026-08-03T04:04:00Z">
        <w:r w:rsidR="007C2AA2" w:rsidRPr="00865D34">
          <w:delText>1 × 50.</w:delText>
        </w:r>
      </w:del>
    </w:p>
    <w:p w14:paraId="42B3EE32" w14:textId="77777777" w:rsidR="007C2AA2" w:rsidRPr="00865D34" w:rsidRDefault="00DB7166" w:rsidP="007C2AA2">
      <w:pPr>
        <w:spacing w:line="480" w:lineRule="auto"/>
      </w:pPr>
      <w:ins w:id="356" w:author="rev1" w:date="2026-08-03T13:04:00Z" w16du:dateUtc="2026-08-03T04:04:00Z">
        <w:r w:rsidRPr="00865D34">
          <w:rPr>
            <w:color w:val="000000" w:themeColor="text1"/>
          </w:rPr>
          <w:lastRenderedPageBreak/>
          <w:t>where U(·) denotes the stratum-specific piecewise map.</w:t>
        </w:r>
      </w:ins>
    </w:p>
    <w:bookmarkEnd w:id="326"/>
    <w:p w14:paraId="0BC5C3BE" w14:textId="77777777" w:rsidR="007C2AA2" w:rsidRPr="00865D34" w:rsidRDefault="007C2AA2" w:rsidP="007C2AA2">
      <w:pPr>
        <w:spacing w:line="480" w:lineRule="auto"/>
      </w:pPr>
      <w:r w:rsidRPr="00865D34">
        <w:rPr>
          <w:b/>
          <w:bCs/>
        </w:rPr>
        <w:t>Standardized Maturity Index (0–100)</w:t>
      </w:r>
    </w:p>
    <w:p w14:paraId="62185607" w14:textId="77777777" w:rsidR="00AE3B16" w:rsidRPr="00865D34" w:rsidRDefault="007C2AA2" w:rsidP="00372CDE">
      <w:pPr>
        <w:pStyle w:val="FirstParagraph"/>
        <w:spacing w:line="480" w:lineRule="auto"/>
        <w:rPr>
          <w:ins w:id="357" w:author="rev1" w:date="2026-08-03T13:04:00Z" w16du:dateUtc="2026-08-03T04:04:00Z"/>
          <w:color w:val="000000" w:themeColor="text1"/>
        </w:rPr>
      </w:pPr>
      <w:r w:rsidRPr="00865D34">
        <w:t>The Standardized Maturity Index was defined as:</w:t>
      </w:r>
    </w:p>
    <w:p w14:paraId="5AA92F78" w14:textId="77777777" w:rsidR="00AE3B16" w:rsidRPr="00865D34" w:rsidRDefault="007C2AA2" w:rsidP="00372CDE">
      <w:pPr>
        <w:pStyle w:val="af5"/>
        <w:spacing w:line="480" w:lineRule="auto"/>
        <w:rPr>
          <w:ins w:id="358" w:author="rev1" w:date="2026-08-03T13:04:00Z" w16du:dateUtc="2026-08-03T04:04:00Z"/>
          <w:color w:val="000000" w:themeColor="text1"/>
        </w:rPr>
      </w:pPr>
      <w:del w:id="359" w:author="rev1" w:date="2026-08-03T13:04:00Z" w16du:dateUtc="2026-08-03T04:04:00Z">
        <w:r w:rsidRPr="00865D34">
          <w:delText xml:space="preserve"> </w:delText>
        </w:r>
      </w:del>
      <w:r w:rsidRPr="00865D34">
        <w:t xml:space="preserve">Maturity Index = </w:t>
      </w:r>
      <w:ins w:id="360" w:author="rev1" w:date="2026-08-03T13:04:00Z" w16du:dateUtc="2026-08-03T04:04:00Z">
        <w:r w:rsidR="00DB7166" w:rsidRPr="00865D34">
          <w:rPr>
            <w:color w:val="000000" w:themeColor="text1"/>
          </w:rPr>
          <w:t>clip(50</w:t>
        </w:r>
      </w:ins>
      <w:del w:id="361" w:author="rev1" w:date="2026-08-03T13:04:00Z" w16du:dateUtc="2026-08-03T04:04:00Z">
        <w:r w:rsidRPr="00865D34">
          <w:delText>clip50</w:delText>
        </w:r>
      </w:del>
      <w:r w:rsidRPr="00865D34">
        <w:t xml:space="preserve"> + (Caliber Uniformity Score − Complexity Score) / 2, 0, 100</w:t>
      </w:r>
      <w:ins w:id="362" w:author="rev1" w:date="2026-08-03T13:04:00Z" w16du:dateUtc="2026-08-03T04:04:00Z">
        <w:r w:rsidR="00DB7166" w:rsidRPr="00865D34">
          <w:rPr>
            <w:color w:val="000000" w:themeColor="text1"/>
          </w:rPr>
          <w:t>).</w:t>
        </w:r>
      </w:ins>
    </w:p>
    <w:p w14:paraId="278F0223" w14:textId="77777777" w:rsidR="00AE3B16" w:rsidRPr="00865D34" w:rsidRDefault="007C2AA2" w:rsidP="00372CDE">
      <w:pPr>
        <w:pStyle w:val="af5"/>
        <w:spacing w:line="480" w:lineRule="auto"/>
        <w:rPr>
          <w:ins w:id="363" w:author="rev1" w:date="2026-08-03T13:04:00Z" w16du:dateUtc="2026-08-03T04:04:00Z"/>
          <w:color w:val="000000" w:themeColor="text1"/>
        </w:rPr>
      </w:pPr>
      <w:del w:id="364" w:author="rev1" w:date="2026-08-03T13:04:00Z" w16du:dateUtc="2026-08-03T04:04:00Z">
        <w:r w:rsidRPr="00865D34">
          <w:delText xml:space="preserve">. </w:delText>
        </w:r>
      </w:del>
      <w:r w:rsidRPr="00865D34">
        <w:t xml:space="preserve">This formulation reflects the </w:t>
      </w:r>
      <w:del w:id="365" w:author="rev1" w:date="2026-08-03T13:04:00Z" w16du:dateUtc="2026-08-03T04:04:00Z">
        <w:r w:rsidRPr="00865D34">
          <w:delText xml:space="preserve">pathophysiological </w:delText>
        </w:r>
      </w:del>
      <w:r w:rsidRPr="00865D34">
        <w:t xml:space="preserve">concept that </w:t>
      </w:r>
      <w:ins w:id="366" w:author="rev1" w:date="2026-08-03T13:04:00Z" w16du:dateUtc="2026-08-03T04:04:00Z">
        <w:r w:rsidR="00DB7166" w:rsidRPr="00865D34">
          <w:rPr>
            <w:color w:val="000000" w:themeColor="text1"/>
          </w:rPr>
          <w:t xml:space="preserve">greater </w:t>
        </w:r>
      </w:ins>
      <w:r w:rsidRPr="00865D34">
        <w:t xml:space="preserve">vascular maturity is characterized by increasing caliber uniformity </w:t>
      </w:r>
      <w:del w:id="367" w:author="rev1" w:date="2026-08-03T13:04:00Z" w16du:dateUtc="2026-08-03T04:04:00Z">
        <w:r w:rsidRPr="00865D34">
          <w:delText xml:space="preserve">(stability) </w:delText>
        </w:r>
      </w:del>
      <w:r w:rsidRPr="00865D34">
        <w:t>relative to network architectural complexity</w:t>
      </w:r>
      <w:ins w:id="368" w:author="rev1" w:date="2026-08-03T13:04:00Z" w16du:dateUtc="2026-08-03T04:04:00Z">
        <w:r w:rsidR="00DB7166" w:rsidRPr="00865D34">
          <w:rPr>
            <w:color w:val="000000" w:themeColor="text1"/>
          </w:rPr>
          <w:t>. Values</w:t>
        </w:r>
      </w:ins>
      <w:del w:id="369" w:author="rev1" w:date="2026-08-03T13:04:00Z" w16du:dateUtc="2026-08-03T04:04:00Z">
        <w:r w:rsidRPr="00865D34">
          <w:delText>: values</w:delText>
        </w:r>
      </w:del>
      <w:r w:rsidRPr="00865D34">
        <w:t xml:space="preserve"> above 50 indicate a </w:t>
      </w:r>
      <w:ins w:id="370" w:author="rev1" w:date="2026-08-03T13:04:00Z" w16du:dateUtc="2026-08-03T04:04:00Z">
        <w:r w:rsidR="00DB7166" w:rsidRPr="00865D34">
          <w:rPr>
            <w:color w:val="000000" w:themeColor="text1"/>
          </w:rPr>
          <w:t xml:space="preserve">uniformity-dominant, </w:t>
        </w:r>
      </w:ins>
      <w:r w:rsidRPr="00865D34">
        <w:t xml:space="preserve">maturity-dominant </w:t>
      </w:r>
      <w:ins w:id="371" w:author="rev1" w:date="2026-08-03T13:04:00Z" w16du:dateUtc="2026-08-03T04:04:00Z">
        <w:r w:rsidR="00DB7166" w:rsidRPr="00865D34">
          <w:rPr>
            <w:color w:val="000000" w:themeColor="text1"/>
          </w:rPr>
          <w:t>pattern</w:t>
        </w:r>
      </w:ins>
      <w:del w:id="372" w:author="rev1" w:date="2026-08-03T13:04:00Z" w16du:dateUtc="2026-08-03T04:04:00Z">
        <w:r w:rsidRPr="00865D34">
          <w:delText>state</w:delText>
        </w:r>
      </w:del>
      <w:r w:rsidRPr="00865D34">
        <w:t xml:space="preserve"> consistent with vascular remodeling or quiescence, </w:t>
      </w:r>
      <w:ins w:id="373" w:author="rev1" w:date="2026-08-03T13:04:00Z" w16du:dateUtc="2026-08-03T04:04:00Z">
        <w:r w:rsidR="00DB7166" w:rsidRPr="00865D34">
          <w:rPr>
            <w:color w:val="000000" w:themeColor="text1"/>
          </w:rPr>
          <w:t>whereas</w:t>
        </w:r>
      </w:ins>
      <w:del w:id="374" w:author="rev1" w:date="2026-08-03T13:04:00Z" w16du:dateUtc="2026-08-03T04:04:00Z">
        <w:r w:rsidRPr="00865D34">
          <w:delText>while</w:delText>
        </w:r>
      </w:del>
      <w:r w:rsidRPr="00865D34">
        <w:t xml:space="preserve"> values below 50 indicate a complexity-dominant </w:t>
      </w:r>
      <w:ins w:id="375" w:author="rev1" w:date="2026-08-03T13:04:00Z" w16du:dateUtc="2026-08-03T04:04:00Z">
        <w:r w:rsidR="00DB7166" w:rsidRPr="00865D34">
          <w:rPr>
            <w:color w:val="000000" w:themeColor="text1"/>
          </w:rPr>
          <w:t>pattern. Taken together, these normalizations ensured consistent within-stratum scaling for rule-based thresholds across acquisition settings.</w:t>
        </w:r>
      </w:ins>
    </w:p>
    <w:p w14:paraId="4FDC6D03" w14:textId="77777777" w:rsidR="009B7509" w:rsidRPr="00865D34" w:rsidRDefault="009B7509" w:rsidP="00372CDE">
      <w:pPr>
        <w:pStyle w:val="31"/>
        <w:spacing w:line="480" w:lineRule="auto"/>
        <w:rPr>
          <w:ins w:id="376" w:author="rev1" w:date="2026-08-03T13:04:00Z" w16du:dateUtc="2026-08-03T04:04:00Z"/>
          <w:b/>
          <w:bCs/>
          <w:color w:val="000000" w:themeColor="text1"/>
        </w:rPr>
      </w:pPr>
      <w:bookmarkStart w:id="377" w:name="X689f10bb5cb75aca66f2cea65f56da6e72ac435"/>
    </w:p>
    <w:p w14:paraId="3451AFA3" w14:textId="10E22CC6" w:rsidR="00AE3B16" w:rsidRPr="00865D34" w:rsidRDefault="00DB7166" w:rsidP="00372CDE">
      <w:pPr>
        <w:pStyle w:val="31"/>
        <w:spacing w:line="480" w:lineRule="auto"/>
        <w:rPr>
          <w:ins w:id="378" w:author="rev1" w:date="2026-08-03T13:04:00Z" w16du:dateUtc="2026-08-03T04:04:00Z"/>
          <w:b/>
          <w:bCs/>
          <w:color w:val="000000" w:themeColor="text1"/>
        </w:rPr>
      </w:pPr>
      <w:ins w:id="379" w:author="rev1" w:date="2026-08-03T13:04:00Z" w16du:dateUtc="2026-08-03T04:04:00Z">
        <w:r w:rsidRPr="00865D34">
          <w:rPr>
            <w:b/>
            <w:bCs/>
            <w:color w:val="000000" w:themeColor="text1"/>
          </w:rPr>
          <w:t>Rule-Based Morphological Categorization and Morphology-Derived Interpretive Categories</w:t>
        </w:r>
      </w:ins>
    </w:p>
    <w:p w14:paraId="3CCBDF86" w14:textId="77777777" w:rsidR="00AE3B16" w:rsidRPr="00865D34" w:rsidRDefault="00DB7166" w:rsidP="00372CDE">
      <w:pPr>
        <w:pStyle w:val="FirstParagraph"/>
        <w:spacing w:line="480" w:lineRule="auto"/>
        <w:rPr>
          <w:ins w:id="380" w:author="rev1" w:date="2026-08-03T13:04:00Z" w16du:dateUtc="2026-08-03T04:04:00Z"/>
          <w:color w:val="000000" w:themeColor="text1"/>
        </w:rPr>
      </w:pPr>
      <w:ins w:id="381" w:author="rev1" w:date="2026-08-03T13:04:00Z" w16du:dateUtc="2026-08-03T04:04:00Z">
        <w:r w:rsidRPr="00865D34">
          <w:rPr>
            <w:color w:val="000000" w:themeColor="text1"/>
          </w:rPr>
          <w:t>Using stratum-specific reference percentiles of the Standardized Vascular Complexity Score and trunk pattern assignments (Medusa, Seafan, or Intermediate) derived from the spatial organization of large-caliber segments, lesions were classified in priority order as follows. Lesions with a Complexity Score below the stratum-specific 10th percentile were labeled Dead tree. Among the remaining lesions, those with a Medusa trunk pattern and a Complexity Score at or above the 65th percentile were labeled Medusa. Those with a SEAFAN trunk pattern and a Complexity Score at or above the 40th percentile were labeled Seafan. Lesions with a Complexity Score at or above the 30th percentile were labeled Glomerular irrespective of trunk pattern. The remaining lesions were labeled Tree in bud, typically corresponding to an intermediate trunk pattern and mid-to-low complexity.</w:t>
        </w:r>
      </w:ins>
    </w:p>
    <w:p w14:paraId="744AF350" w14:textId="77777777" w:rsidR="00AE3B16" w:rsidRPr="00865D34" w:rsidRDefault="00DB7166" w:rsidP="00372CDE">
      <w:pPr>
        <w:pStyle w:val="af5"/>
        <w:spacing w:line="480" w:lineRule="auto"/>
        <w:rPr>
          <w:ins w:id="382" w:author="rev1" w:date="2026-08-03T13:04:00Z" w16du:dateUtc="2026-08-03T04:04:00Z"/>
          <w:color w:val="000000" w:themeColor="text1"/>
        </w:rPr>
      </w:pPr>
      <w:ins w:id="383" w:author="rev1" w:date="2026-08-03T13:04:00Z" w16du:dateUtc="2026-08-03T04:04:00Z">
        <w:r w:rsidRPr="00865D34">
          <w:rPr>
            <w:color w:val="000000" w:themeColor="text1"/>
          </w:rPr>
          <w:lastRenderedPageBreak/>
          <w:t>The percentile cut-points for each stratum were taken from the reference files used by the classifier and are summarized in Supplementary Table S1. For the small (Optovue Solix) stratum, the reference cohort used to define the Complexity percentile cut-points included 34 lesions, whereas the primary analysis batch reported in Table 3 included 33 lesions.</w:t>
        </w:r>
      </w:ins>
    </w:p>
    <w:p w14:paraId="7A6549E2" w14:textId="77777777" w:rsidR="00AE3B16" w:rsidRPr="00865D34" w:rsidRDefault="00DB7166" w:rsidP="00372CDE">
      <w:pPr>
        <w:pStyle w:val="af5"/>
        <w:spacing w:line="480" w:lineRule="auto"/>
        <w:rPr>
          <w:ins w:id="384" w:author="rev1" w:date="2026-08-03T13:04:00Z" w16du:dateUtc="2026-08-03T04:04:00Z"/>
          <w:color w:val="000000" w:themeColor="text1"/>
        </w:rPr>
      </w:pPr>
      <w:ins w:id="385" w:author="rev1" w:date="2026-08-03T13:04:00Z" w16du:dateUtc="2026-08-03T04:04:00Z">
        <w:r w:rsidRPr="00865D34">
          <w:rPr>
            <w:color w:val="000000" w:themeColor="text1"/>
          </w:rPr>
          <w:t>Level 2 - morphology-derived interpretive categories. Separately, rule-based labels Active-pattern, Mature-quiescent-pattern, Transitional-pattern, and Arteriolarized-pattern are assigned from Maturity Index, Caliber Uniformity Score, and arteriolarization indicators (segment count, junction density, loop count, mean diameter relative to stratum percentiles), informed by published morphological criteria [12]. These labels were defined as morphology-derived interpretive categories based on quantitative morphological features.</w:t>
        </w:r>
      </w:ins>
    </w:p>
    <w:p w14:paraId="2E8F4DD6" w14:textId="77777777" w:rsidR="009B7509" w:rsidRPr="00865D34" w:rsidRDefault="009B7509" w:rsidP="00372CDE">
      <w:pPr>
        <w:pStyle w:val="31"/>
        <w:spacing w:line="480" w:lineRule="auto"/>
        <w:rPr>
          <w:ins w:id="386" w:author="rev1" w:date="2026-08-03T13:04:00Z" w16du:dateUtc="2026-08-03T04:04:00Z"/>
          <w:b/>
          <w:bCs/>
          <w:color w:val="000000" w:themeColor="text1"/>
        </w:rPr>
      </w:pPr>
      <w:bookmarkStart w:id="387" w:name="expertautomated-agreement-assessment"/>
      <w:bookmarkEnd w:id="377"/>
    </w:p>
    <w:p w14:paraId="1AD04CAE" w14:textId="564EF80F" w:rsidR="00AE3B16" w:rsidRPr="00865D34" w:rsidRDefault="00DB7166" w:rsidP="00372CDE">
      <w:pPr>
        <w:pStyle w:val="31"/>
        <w:spacing w:line="480" w:lineRule="auto"/>
        <w:rPr>
          <w:ins w:id="388" w:author="rev1" w:date="2026-08-03T13:04:00Z" w16du:dateUtc="2026-08-03T04:04:00Z"/>
          <w:b/>
          <w:bCs/>
          <w:color w:val="000000" w:themeColor="text1"/>
        </w:rPr>
      </w:pPr>
      <w:ins w:id="389" w:author="rev1" w:date="2026-08-03T13:04:00Z" w16du:dateUtc="2026-08-03T04:04:00Z">
        <w:r w:rsidRPr="00865D34">
          <w:rPr>
            <w:b/>
            <w:bCs/>
            <w:color w:val="000000" w:themeColor="text1"/>
          </w:rPr>
          <w:t>Expert–Automated Agreement Assessment</w:t>
        </w:r>
      </w:ins>
    </w:p>
    <w:p w14:paraId="441A6024" w14:textId="77777777" w:rsidR="00AE3B16" w:rsidRPr="00865D34" w:rsidRDefault="00DB7166" w:rsidP="00372CDE">
      <w:pPr>
        <w:pStyle w:val="FirstParagraph"/>
        <w:spacing w:line="480" w:lineRule="auto"/>
        <w:rPr>
          <w:ins w:id="390" w:author="rev1" w:date="2026-08-03T13:04:00Z" w16du:dateUtc="2026-08-03T04:04:00Z"/>
          <w:color w:val="000000" w:themeColor="text1"/>
        </w:rPr>
      </w:pPr>
      <w:ins w:id="391" w:author="rev1" w:date="2026-08-03T13:04:00Z" w16du:dateUtc="2026-08-03T04:04:00Z">
        <w:r w:rsidRPr="00865D34">
          <w:rPr>
            <w:color w:val="000000" w:themeColor="text1"/>
          </w:rPr>
          <w:t>A retinal specialist (Y.Y.) performed masked morphological grading on a stratified subset of study OCTA images (n = 54; stratum allocation 24 / 16 / 14 for large / small / small_3mm) without access to automated subtype labels at the time of grading. Expert grades were compared with rule-based automated labels. Overall percent agreement and quadratic weighted Cohen’s κ were computed using the ordinal ordering Dead tree, Tree in bud, Glomerular, Seafan, and Medusa; bootstrap 95% CIs were obtained from 10,000 resamples. The confusion matrix is provided in the Supplementary Material. This analysis was presented as an expert–algorithm agreement assessment and was intended to describe concordance between masked expert grading and the automated labeling scheme.</w:t>
        </w:r>
      </w:ins>
    </w:p>
    <w:p w14:paraId="72A77A51" w14:textId="77777777" w:rsidR="009B7509" w:rsidRPr="00865D34" w:rsidRDefault="009B7509" w:rsidP="00372CDE">
      <w:pPr>
        <w:pStyle w:val="31"/>
        <w:spacing w:line="480" w:lineRule="auto"/>
        <w:rPr>
          <w:ins w:id="392" w:author="rev1" w:date="2026-08-03T13:04:00Z" w16du:dateUtc="2026-08-03T04:04:00Z"/>
          <w:b/>
          <w:bCs/>
          <w:color w:val="000000" w:themeColor="text1"/>
        </w:rPr>
      </w:pPr>
      <w:bookmarkStart w:id="393" w:name="Xb1139b25dc3be5d9a5fd683633b814aac0b1229"/>
      <w:bookmarkEnd w:id="387"/>
    </w:p>
    <w:p w14:paraId="42E71002" w14:textId="4AA9E448" w:rsidR="00AE3B16" w:rsidRPr="00865D34" w:rsidRDefault="00DB7166" w:rsidP="00372CDE">
      <w:pPr>
        <w:pStyle w:val="31"/>
        <w:spacing w:line="480" w:lineRule="auto"/>
        <w:rPr>
          <w:ins w:id="394" w:author="rev1" w:date="2026-08-03T13:04:00Z" w16du:dateUtc="2026-08-03T04:04:00Z"/>
          <w:b/>
          <w:bCs/>
          <w:color w:val="000000" w:themeColor="text1"/>
        </w:rPr>
      </w:pPr>
      <w:ins w:id="395" w:author="rev1" w:date="2026-08-03T13:04:00Z" w16du:dateUtc="2026-08-03T04:04:00Z">
        <w:r w:rsidRPr="00865D34">
          <w:rPr>
            <w:b/>
            <w:bCs/>
            <w:color w:val="000000" w:themeColor="text1"/>
          </w:rPr>
          <w:t>Reproducibility: Inter- and Intra-Observer ICC</w:t>
        </w:r>
      </w:ins>
    </w:p>
    <w:p w14:paraId="355DE8C8" w14:textId="77777777" w:rsidR="00AE3B16" w:rsidRPr="00865D34" w:rsidRDefault="00DB7166" w:rsidP="00372CDE">
      <w:pPr>
        <w:pStyle w:val="FirstParagraph"/>
        <w:spacing w:line="480" w:lineRule="auto"/>
        <w:rPr>
          <w:ins w:id="396" w:author="rev1" w:date="2026-08-03T13:04:00Z" w16du:dateUtc="2026-08-03T04:04:00Z"/>
          <w:color w:val="000000" w:themeColor="text1"/>
        </w:rPr>
      </w:pPr>
      <w:ins w:id="397" w:author="rev1" w:date="2026-08-03T13:04:00Z" w16du:dateUtc="2026-08-03T04:04:00Z">
        <w:r w:rsidRPr="00865D34">
          <w:rPr>
            <w:color w:val="000000" w:themeColor="text1"/>
          </w:rPr>
          <w:t>Inter-observer (primary multi-rater analysis). Three independent operators performed freehand ROI delineation. Complete three-observer data were available for n = 46 cases. Automated processing after ROI delineation was identical across observers. All images were Angiography 3×3 mm acquisitions on Zeiss CIRRUS AngioPlex (small_3mm stratum).</w:t>
        </w:r>
      </w:ins>
    </w:p>
    <w:p w14:paraId="6EB80224" w14:textId="77777777" w:rsidR="00AE3B16" w:rsidRPr="00865D34" w:rsidRDefault="00DB7166" w:rsidP="00372CDE">
      <w:pPr>
        <w:pStyle w:val="af5"/>
        <w:spacing w:line="480" w:lineRule="auto"/>
        <w:rPr>
          <w:ins w:id="398" w:author="rev1" w:date="2026-08-03T13:04:00Z" w16du:dateUtc="2026-08-03T04:04:00Z"/>
          <w:color w:val="000000" w:themeColor="text1"/>
        </w:rPr>
      </w:pPr>
      <w:ins w:id="399" w:author="rev1" w:date="2026-08-03T13:04:00Z" w16du:dateUtc="2026-08-03T04:04:00Z">
        <w:r w:rsidRPr="00865D34">
          <w:rPr>
            <w:color w:val="000000" w:themeColor="text1"/>
          </w:rPr>
          <w:t>Intra-rater and inter-rater reliabilities were assessed using intraclass correlation coefficients (ICCs) [13,14]. For both designs, we report ICC(2,1) (two-way random-effects, absolute agreement, single measures). Inter-observer analyses treated three operators as random raters, while intra-observer test–retest treated the two YY sessions as random raters under the same absolute-agreement model (selecting ICC(2,1) over ICC(1,1) to appropriately account for the same rater contributing both sessions). Primary endpoints included MNV area, Standardized Vascular Complexity Score, the Caliber Uniformity Score, and Maturity Index derived from Caliber Uniformity Score. Pairwise ICCs and a multilevel variance-component ICC were reported as complementary summaries for the multi-rater set. Interpretive bands for continuous clinical measurements (poor &lt;0.50; moderate 0.50–0.75; good 0.75–0.90; excellent &gt;0.90) follow published guidance [15].</w:t>
        </w:r>
      </w:ins>
    </w:p>
    <w:p w14:paraId="3CF2FFC1" w14:textId="4E86A4CC" w:rsidR="007C2AA2" w:rsidRPr="00865D34" w:rsidRDefault="00DB7166" w:rsidP="007C2AA2">
      <w:pPr>
        <w:spacing w:line="480" w:lineRule="auto"/>
      </w:pPr>
      <w:ins w:id="400" w:author="rev1" w:date="2026-08-03T13:04:00Z" w16du:dateUtc="2026-08-03T04:04:00Z">
        <w:r w:rsidRPr="00865D34">
          <w:rPr>
            <w:color w:val="000000" w:themeColor="text1"/>
          </w:rPr>
          <w:t>Intra-observer (supplemental analysis). The original analyst (YY) repeated freehand ROI delineation on the same n = 46 lesions in a separate sitting; ICC(2,1) was computed as above. To ensure comparability across sessions, Caliber Uniformity and Maturity Index were calculated using the same standardized definition applied to both sessions (the Standardized Caliber Uniformity Score used as the primary inter-</w:t>
        </w:r>
        <w:r w:rsidRPr="00865D34">
          <w:rPr>
            <w:color w:val="000000" w:themeColor="text1"/>
          </w:rPr>
          <w:lastRenderedPageBreak/>
          <w:t>observer endpoint), alongside Area and Complexity Score (unchanged definitions). Unharmonized Caliber/Maturity columns, which lacked cross-session standardization, were excluded from this comparison. Intra-observer estimates serve as a supplemental validation of the three-observer ICCs</w:t>
        </w:r>
      </w:ins>
      <w:del w:id="401" w:author="rev1" w:date="2026-08-03T13:04:00Z" w16du:dateUtc="2026-08-03T04:04:00Z">
        <w:r w:rsidR="007C2AA2" w:rsidRPr="00865D34">
          <w:delText>state consistent with active angiogenesis</w:delText>
        </w:r>
      </w:del>
      <w:r w:rsidR="007C2AA2" w:rsidRPr="00865D34">
        <w:t>.</w:t>
      </w:r>
    </w:p>
    <w:p w14:paraId="514A5DA3" w14:textId="77777777" w:rsidR="007C2AA2" w:rsidRPr="00865D34" w:rsidRDefault="007C2AA2" w:rsidP="007C2AA2">
      <w:pPr>
        <w:spacing w:line="480" w:lineRule="auto"/>
      </w:pPr>
    </w:p>
    <w:bookmarkEnd w:id="393"/>
    <w:p w14:paraId="2CF71DD8" w14:textId="77777777" w:rsidR="007C2AA2" w:rsidRPr="00865D34" w:rsidRDefault="007C2AA2" w:rsidP="007C2AA2">
      <w:pPr>
        <w:spacing w:line="480" w:lineRule="auto"/>
      </w:pPr>
      <w:r w:rsidRPr="00865D34">
        <w:rPr>
          <w:b/>
          <w:bCs/>
        </w:rPr>
        <w:t>Statistical Analysis</w:t>
      </w:r>
    </w:p>
    <w:p w14:paraId="6F47060D" w14:textId="77777777" w:rsidR="00AE3B16" w:rsidRPr="00865D34" w:rsidRDefault="00DB7166" w:rsidP="00372CDE">
      <w:pPr>
        <w:pStyle w:val="FirstParagraph"/>
        <w:spacing w:line="480" w:lineRule="auto"/>
        <w:rPr>
          <w:ins w:id="402" w:author="rev1" w:date="2026-08-03T13:04:00Z" w16du:dateUtc="2026-08-03T04:04:00Z"/>
          <w:color w:val="000000" w:themeColor="text1"/>
        </w:rPr>
      </w:pPr>
      <w:ins w:id="403" w:author="rev1" w:date="2026-08-03T13:04:00Z" w16du:dateUtc="2026-08-03T04:04:00Z">
        <w:r w:rsidRPr="00865D34">
          <w:rPr>
            <w:color w:val="000000" w:themeColor="text1"/>
          </w:rPr>
          <w:t>Between-stratum differences in standardized scores were assessed with the Kruskal–Wallis test. Effect size was summarized as ε² = (H − k + 1) / (n − k) with k = 3, and bootstrap 95% CIs (10,000 within-stratum resamples; fixed random seed for reproducibility). A non-significant Kruskal–Wallis test was interpreted cautiously, without inferring statistical equivalence. Although Formal TOST equivalence testing was considered, clinically meaningful equivalence margins for these novel 0–100 scores were not established at study design; therefore, we prioritized transparent reporting of effect sizes with CIs over post-hoc TOST with provisional margins. Agreement analyses and ICC methods are described above. Analyses were performed in Python 3.11 using standard scientific computing libraries for statistical modeling and hypothesis testing. A p-value &lt; 0.05 was considered statistically significant for omnibus Kruskal–Wallis tests, with non-significant results (p ≥ 0.05) reported as absence of evidence for difference rather than evidence of equivalence.</w:t>
        </w:r>
      </w:ins>
    </w:p>
    <w:bookmarkEnd w:id="141"/>
    <w:p w14:paraId="1F40A2F7" w14:textId="77777777" w:rsidR="007C2AA2" w:rsidRPr="00865D34" w:rsidRDefault="007C2AA2" w:rsidP="007C2AA2">
      <w:pPr>
        <w:spacing w:line="480" w:lineRule="auto"/>
        <w:rPr>
          <w:del w:id="404" w:author="rev1" w:date="2026-08-03T13:04:00Z" w16du:dateUtc="2026-08-03T04:04:00Z"/>
        </w:rPr>
      </w:pPr>
      <w:del w:id="405" w:author="rev1" w:date="2026-08-03T13:04:00Z" w16du:dateUtc="2026-08-03T04:04:00Z">
        <w:r w:rsidRPr="00865D34">
          <w:delText>Cross-device comparability of standardized scores was assessed using the Kruskal–Wallis test across the three acquisition strata. All analyses were performed in Python (version 3.11) using the scikit-learn library for PCA and the SciPy library for statistical testing. A p-value of &lt; 0.05 was considered statistically significant.</w:delText>
        </w:r>
      </w:del>
    </w:p>
    <w:p w14:paraId="780C7F68" w14:textId="77777777" w:rsidR="00BB22F1" w:rsidRPr="00865D34" w:rsidRDefault="00BB22F1" w:rsidP="00BB22F1">
      <w:pPr>
        <w:spacing w:line="480" w:lineRule="auto"/>
        <w:rPr>
          <w:del w:id="406" w:author="rev1" w:date="2026-08-03T13:04:00Z" w16du:dateUtc="2026-08-03T04:04:00Z"/>
        </w:rPr>
      </w:pPr>
    </w:p>
    <w:p w14:paraId="49A4BCD6" w14:textId="77777777" w:rsidR="00EA12D1" w:rsidRPr="00865D34" w:rsidRDefault="00EA12D1">
      <w:pPr>
        <w:widowControl/>
        <w:rPr>
          <w:b/>
          <w:bCs/>
        </w:rPr>
      </w:pPr>
      <w:bookmarkStart w:id="407" w:name="results"/>
      <w:r w:rsidRPr="00865D34">
        <w:rPr>
          <w:b/>
          <w:bCs/>
        </w:rPr>
        <w:br w:type="page"/>
      </w:r>
    </w:p>
    <w:p w14:paraId="1280B9F6" w14:textId="1C38C9DC" w:rsidR="00BB22F1" w:rsidRPr="00865D34" w:rsidRDefault="00BB22F1" w:rsidP="00BB22F1">
      <w:pPr>
        <w:spacing w:line="480" w:lineRule="auto"/>
        <w:rPr>
          <w:b/>
          <w:bCs/>
        </w:rPr>
      </w:pPr>
      <w:r w:rsidRPr="00865D34">
        <w:rPr>
          <w:b/>
          <w:bCs/>
        </w:rPr>
        <w:lastRenderedPageBreak/>
        <w:t>Results</w:t>
      </w:r>
    </w:p>
    <w:p w14:paraId="6F0F374F" w14:textId="7B93125D" w:rsidR="00BB22F1" w:rsidRPr="00865D34" w:rsidRDefault="00BB22F1" w:rsidP="00BB22F1">
      <w:pPr>
        <w:spacing w:line="480" w:lineRule="auto"/>
        <w:rPr>
          <w:b/>
          <w:bCs/>
        </w:rPr>
      </w:pPr>
      <w:bookmarkStart w:id="408" w:name="X51184362531dbb53cbff755f5d115bb43a2f0d3"/>
      <w:r w:rsidRPr="00865D34">
        <w:rPr>
          <w:b/>
          <w:bCs/>
        </w:rPr>
        <w:t>Robust Segmentation and Artifact Mitigation</w:t>
      </w:r>
    </w:p>
    <w:p w14:paraId="1983A84F" w14:textId="4CE446E1" w:rsidR="00BB22F1" w:rsidRPr="00865D34" w:rsidRDefault="00FD17A0" w:rsidP="00FD17A0">
      <w:pPr>
        <w:spacing w:line="480" w:lineRule="auto"/>
      </w:pPr>
      <w:r w:rsidRPr="00865D34">
        <w:t xml:space="preserve">Representative </w:t>
      </w:r>
      <w:ins w:id="409" w:author="rev1" w:date="2026-08-03T13:04:00Z" w16du:dateUtc="2026-08-03T04:04:00Z">
        <w:r w:rsidR="00DB7166" w:rsidRPr="00865D34">
          <w:rPr>
            <w:color w:val="000000" w:themeColor="text1"/>
          </w:rPr>
          <w:t>OCTA</w:t>
        </w:r>
      </w:ins>
      <w:del w:id="410" w:author="rev1" w:date="2026-08-03T13:04:00Z" w16du:dateUtc="2026-08-03T04:04:00Z">
        <w:r w:rsidRPr="00865D34">
          <w:delText>OCT-A</w:delText>
        </w:r>
      </w:del>
      <w:r w:rsidRPr="00865D34">
        <w:t xml:space="preserve"> images indicate that the system provides consistent segmentation of MNV lesions, with the semi-automatically delineated lesion area highlighted </w:t>
      </w:r>
      <w:del w:id="411" w:author="rev1" w:date="2026-08-03T13:04:00Z" w16du:dateUtc="2026-08-03T04:04:00Z">
        <w:r w:rsidRPr="00865D34">
          <w:delText xml:space="preserve">in yellow </w:delText>
        </w:r>
      </w:del>
      <w:r w:rsidRPr="00865D34">
        <w:t xml:space="preserve">and </w:t>
      </w:r>
      <w:del w:id="412" w:author="rev1" w:date="2026-08-03T13:04:00Z" w16du:dateUtc="2026-08-03T04:04:00Z">
        <w:r w:rsidRPr="00865D34">
          <w:delText xml:space="preserve">the </w:delText>
        </w:r>
      </w:del>
      <w:r w:rsidRPr="00865D34">
        <w:t xml:space="preserve">dilated neovascular </w:t>
      </w:r>
      <w:ins w:id="413" w:author="rev1" w:date="2026-08-03T13:04:00Z" w16du:dateUtc="2026-08-03T04:04:00Z">
        <w:r w:rsidR="00DB7166" w:rsidRPr="00865D34">
          <w:rPr>
            <w:color w:val="000000" w:themeColor="text1"/>
          </w:rPr>
          <w:t>segments marked</w:t>
        </w:r>
      </w:ins>
      <w:del w:id="414" w:author="rev1" w:date="2026-08-03T13:04:00Z" w16du:dateUtc="2026-08-03T04:04:00Z">
        <w:r w:rsidRPr="00865D34">
          <w:delText>segment shown in red</w:delText>
        </w:r>
      </w:del>
      <w:r w:rsidR="00BA4C03" w:rsidRPr="00865D34">
        <w:t xml:space="preserve"> (Figure</w:t>
      </w:r>
      <w:ins w:id="415" w:author="rev1" w:date="2026-08-03T13:04:00Z" w16du:dateUtc="2026-08-03T04:04:00Z">
        <w:r w:rsidR="00DB7166" w:rsidRPr="00865D34">
          <w:rPr>
            <w:color w:val="000000" w:themeColor="text1"/>
          </w:rPr>
          <w:t xml:space="preserve"> 1</w:t>
        </w:r>
      </w:ins>
      <w:r w:rsidR="00BA4C03" w:rsidRPr="00865D34">
        <w:t>)</w:t>
      </w:r>
      <w:r w:rsidRPr="00865D34">
        <w:t xml:space="preserve">. In these examples, the segmented neovascular network follows </w:t>
      </w:r>
      <w:del w:id="416" w:author="rev1" w:date="2026-08-03T13:04:00Z" w16du:dateUtc="2026-08-03T04:04:00Z">
        <w:r w:rsidRPr="00865D34">
          <w:delText xml:space="preserve">the </w:delText>
        </w:r>
      </w:del>
      <w:r w:rsidRPr="00865D34">
        <w:t>lesion architecture rather than spurious high-contrast boundaries. The</w:t>
      </w:r>
      <w:del w:id="417" w:author="rev1" w:date="2026-08-03T13:04:00Z" w16du:dateUtc="2026-08-03T04:04:00Z">
        <w:r w:rsidRPr="00865D34">
          <w:delText xml:space="preserve"> Intelligent</w:delText>
        </w:r>
      </w:del>
      <w:r w:rsidRPr="00865D34">
        <w:t xml:space="preserve"> ROI </w:t>
      </w:r>
      <w:ins w:id="418" w:author="rev1" w:date="2026-08-03T13:04:00Z" w16du:dateUtc="2026-08-03T04:04:00Z">
        <w:r w:rsidR="00DB7166" w:rsidRPr="00865D34">
          <w:rPr>
            <w:color w:val="000000" w:themeColor="text1"/>
          </w:rPr>
          <w:t>refinement</w:t>
        </w:r>
      </w:ins>
      <w:del w:id="419" w:author="rev1" w:date="2026-08-03T13:04:00Z" w16du:dateUtc="2026-08-03T04:04:00Z">
        <w:r w:rsidRPr="00865D34">
          <w:delText>Refinement</w:delText>
        </w:r>
      </w:del>
      <w:r w:rsidRPr="00865D34">
        <w:t xml:space="preserve"> algorithm reduces boundary artifacts by adjusting user-drawn ROIs </w:t>
      </w:r>
      <w:ins w:id="420" w:author="rev1" w:date="2026-08-03T13:04:00Z" w16du:dateUtc="2026-08-03T04:04:00Z">
        <w:r w:rsidR="00DB7166" w:rsidRPr="00865D34">
          <w:rPr>
            <w:color w:val="000000" w:themeColor="text1"/>
          </w:rPr>
          <w:t>toward</w:t>
        </w:r>
      </w:ins>
      <w:del w:id="421" w:author="rev1" w:date="2026-08-03T13:04:00Z" w16du:dateUtc="2026-08-03T04:04:00Z">
        <w:r w:rsidRPr="00865D34">
          <w:delText>to</w:delText>
        </w:r>
      </w:del>
      <w:r w:rsidRPr="00865D34">
        <w:t xml:space="preserve"> the non-perfused tissue border</w:t>
      </w:r>
      <w:ins w:id="422" w:author="rev1" w:date="2026-08-03T13:04:00Z" w16du:dateUtc="2026-08-03T04:04:00Z">
        <w:r w:rsidR="00DB7166" w:rsidRPr="00865D34">
          <w:rPr>
            <w:color w:val="000000" w:themeColor="text1"/>
          </w:rPr>
          <w:t xml:space="preserve">. </w:t>
        </w:r>
      </w:ins>
      <w:del w:id="423" w:author="rev1" w:date="2026-08-03T13:04:00Z" w16du:dateUtc="2026-08-03T04:04:00Z">
        <w:r w:rsidRPr="00865D34">
          <w:delText xml:space="preserve">, thereby limiting the influence of artificial edges on subsequent quantitative analyses. The </w:delText>
        </w:r>
      </w:del>
      <w:r w:rsidRPr="00865D34">
        <w:t>Boundary</w:t>
      </w:r>
      <w:ins w:id="424" w:author="rev1" w:date="2026-08-03T13:04:00Z" w16du:dateUtc="2026-08-03T04:04:00Z">
        <w:r w:rsidR="00DB7166" w:rsidRPr="00865D34">
          <w:rPr>
            <w:color w:val="000000" w:themeColor="text1"/>
          </w:rPr>
          <w:t>-branch exclusion</w:t>
        </w:r>
      </w:ins>
      <w:del w:id="425" w:author="rev1" w:date="2026-08-03T13:04:00Z" w16du:dateUtc="2026-08-03T04:04:00Z">
        <w:r w:rsidRPr="00865D34">
          <w:delText xml:space="preserve"> Branch Exclusion protocol</w:delText>
        </w:r>
      </w:del>
      <w:r w:rsidRPr="00865D34">
        <w:t xml:space="preserve"> further limits the contribution of incomplete </w:t>
      </w:r>
      <w:ins w:id="426" w:author="rev1" w:date="2026-08-03T13:04:00Z" w16du:dateUtc="2026-08-03T04:04:00Z">
        <w:r w:rsidR="00DB7166" w:rsidRPr="00865D34">
          <w:rPr>
            <w:color w:val="000000" w:themeColor="text1"/>
          </w:rPr>
          <w:t xml:space="preserve">peripheral </w:t>
        </w:r>
      </w:ins>
      <w:r w:rsidRPr="00865D34">
        <w:t xml:space="preserve">vessel segments </w:t>
      </w:r>
      <w:del w:id="427" w:author="rev1" w:date="2026-08-03T13:04:00Z" w16du:dateUtc="2026-08-03T04:04:00Z">
        <w:r w:rsidRPr="00865D34">
          <w:delText xml:space="preserve">at the ROI periphery </w:delText>
        </w:r>
      </w:del>
      <w:r w:rsidRPr="00865D34">
        <w:t>to topological and morphometric metrics</w:t>
      </w:r>
      <w:ins w:id="428" w:author="rev1" w:date="2026-08-03T13:04:00Z" w16du:dateUtc="2026-08-03T04:04:00Z">
        <w:r w:rsidR="00DB7166" w:rsidRPr="00865D34">
          <w:rPr>
            <w:color w:val="000000" w:themeColor="text1"/>
          </w:rPr>
          <w:t>. The processing workflow is summarized in Figure 2; representative intermediate panels (Frangi enhancement, Phansalkar binarization, skeletonization) are shown in Figure 3</w:t>
        </w:r>
      </w:ins>
      <w:r w:rsidRPr="00865D34">
        <w:t>.</w:t>
      </w:r>
    </w:p>
    <w:p w14:paraId="4C382510" w14:textId="77777777" w:rsidR="00FD17A0" w:rsidRPr="00865D34" w:rsidRDefault="00FD17A0" w:rsidP="00FD17A0">
      <w:pPr>
        <w:spacing w:line="480" w:lineRule="auto"/>
      </w:pPr>
    </w:p>
    <w:p w14:paraId="3A71D44D" w14:textId="77777777" w:rsidR="001D5DB6" w:rsidRPr="00865D34" w:rsidRDefault="001D5DB6" w:rsidP="001D5DB6">
      <w:pPr>
        <w:spacing w:line="480" w:lineRule="auto"/>
      </w:pPr>
      <w:bookmarkStart w:id="429" w:name="X6dec76c0ca16e28718e72374c0c3df2152214ab"/>
      <w:bookmarkEnd w:id="408"/>
      <w:r w:rsidRPr="00865D34">
        <w:rPr>
          <w:b/>
          <w:bCs/>
        </w:rPr>
        <w:t>Cross-Device Raw Metrics and the Necessity of Standardization</w:t>
      </w:r>
    </w:p>
    <w:p w14:paraId="3BEA59E9" w14:textId="357A3091" w:rsidR="001D5DB6" w:rsidRPr="00865D34" w:rsidRDefault="001D5DB6" w:rsidP="001D5DB6">
      <w:pPr>
        <w:spacing w:line="480" w:lineRule="auto"/>
      </w:pPr>
      <w:r w:rsidRPr="00865D34">
        <w:t xml:space="preserve">Table 2 presents </w:t>
      </w:r>
      <w:del w:id="430" w:author="rev1" w:date="2026-08-03T13:04:00Z" w16du:dateUtc="2026-08-03T04:04:00Z">
        <w:r w:rsidRPr="00865D34">
          <w:delText xml:space="preserve">the </w:delText>
        </w:r>
      </w:del>
      <w:r w:rsidRPr="00865D34">
        <w:t>raw topological and morphometric parameters across the three acquisition protocols</w:t>
      </w:r>
      <w:ins w:id="431" w:author="rev1" w:date="2026-08-03T13:04:00Z" w16du:dateUtc="2026-08-03T04:04:00Z">
        <w:r w:rsidR="00DB7166" w:rsidRPr="00865D34">
          <w:rPr>
            <w:color w:val="000000" w:themeColor="text1"/>
          </w:rPr>
          <w:t xml:space="preserve"> (mean ± SD; n = 112).</w:t>
        </w:r>
      </w:ins>
      <w:del w:id="432" w:author="rev1" w:date="2026-08-03T13:04:00Z" w16du:dateUtc="2026-08-03T04:04:00Z">
        <w:r w:rsidRPr="00865D34">
          <w:delText>.</w:delText>
        </w:r>
      </w:del>
      <w:r w:rsidRPr="00865D34">
        <w:t xml:space="preserve"> As expected from </w:t>
      </w:r>
      <w:del w:id="433" w:author="rev1" w:date="2026-08-03T13:04:00Z" w16du:dateUtc="2026-08-03T04:04:00Z">
        <w:r w:rsidRPr="00865D34">
          <w:delText xml:space="preserve">the </w:delText>
        </w:r>
      </w:del>
      <w:r w:rsidRPr="00865D34">
        <w:t>differences in imaged vascular territory and device-specific resolution</w:t>
      </w:r>
      <w:del w:id="434" w:author="rev1" w:date="2026-08-03T13:04:00Z" w16du:dateUtc="2026-08-03T04:04:00Z">
        <w:r w:rsidRPr="00865D34">
          <w:delText xml:space="preserve"> characteristics</w:delText>
        </w:r>
      </w:del>
      <w:r w:rsidRPr="00865D34">
        <w:t xml:space="preserve">, raw metrics differed substantially across platforms. Mean total loop count </w:t>
      </w:r>
      <w:ins w:id="435" w:author="rev1" w:date="2026-08-03T13:04:00Z" w16du:dateUtc="2026-08-03T04:04:00Z">
        <w:r w:rsidR="00DB7166" w:rsidRPr="00865D34">
          <w:rPr>
            <w:color w:val="000000" w:themeColor="text1"/>
          </w:rPr>
          <w:t xml:space="preserve">(center + periphery) </w:t>
        </w:r>
      </w:ins>
      <w:r w:rsidRPr="00865D34">
        <w:t>ranged from 300.3 ± 199.2 in the large (PlexElite 6×</w:t>
      </w:r>
      <w:ins w:id="436" w:author="rev1" w:date="2026-08-03T13:04:00Z" w16du:dateUtc="2026-08-03T04:04:00Z">
        <w:r w:rsidR="00DB7166" w:rsidRPr="00865D34">
          <w:rPr>
            <w:color w:val="000000" w:themeColor="text1"/>
          </w:rPr>
          <w:t>6 mm</w:t>
        </w:r>
      </w:ins>
      <w:del w:id="437" w:author="rev1" w:date="2026-08-03T13:04:00Z" w16du:dateUtc="2026-08-03T04:04:00Z">
        <w:r w:rsidRPr="00865D34">
          <w:delText>6mm</w:delText>
        </w:r>
      </w:del>
      <w:r w:rsidRPr="00865D34">
        <w:t>) group to 165.2 ± 118.0 in the small_3mm (</w:t>
      </w:r>
      <w:ins w:id="438" w:author="rev1" w:date="2026-08-03T13:04:00Z" w16du:dateUtc="2026-08-03T04:04:00Z">
        <w:r w:rsidR="00DB7166" w:rsidRPr="00865D34">
          <w:rPr>
            <w:color w:val="000000" w:themeColor="text1"/>
          </w:rPr>
          <w:t xml:space="preserve">CIRRUS AngioPlex / </w:t>
        </w:r>
      </w:ins>
      <w:r w:rsidRPr="00865D34">
        <w:t>HD series 3×</w:t>
      </w:r>
      <w:ins w:id="439" w:author="rev1" w:date="2026-08-03T13:04:00Z" w16du:dateUtc="2026-08-03T04:04:00Z">
        <w:r w:rsidR="00DB7166" w:rsidRPr="00865D34">
          <w:rPr>
            <w:color w:val="000000" w:themeColor="text1"/>
          </w:rPr>
          <w:t>3 mm</w:t>
        </w:r>
      </w:ins>
      <w:del w:id="440" w:author="rev1" w:date="2026-08-03T13:04:00Z" w16du:dateUtc="2026-08-03T04:04:00Z">
        <w:r w:rsidRPr="00865D34">
          <w:delText>3mm</w:delText>
        </w:r>
      </w:del>
      <w:r w:rsidRPr="00865D34">
        <w:t>) group and 89.5 ± 53.4 in the small (</w:t>
      </w:r>
      <w:ins w:id="441" w:author="rev1" w:date="2026-08-03T13:04:00Z" w16du:dateUtc="2026-08-03T04:04:00Z">
        <w:r w:rsidR="00DB7166" w:rsidRPr="00865D34">
          <w:rPr>
            <w:color w:val="000000" w:themeColor="text1"/>
          </w:rPr>
          <w:t xml:space="preserve">Optovue </w:t>
        </w:r>
      </w:ins>
      <w:r w:rsidRPr="00865D34">
        <w:t>Solix 6×</w:t>
      </w:r>
      <w:ins w:id="442" w:author="rev1" w:date="2026-08-03T13:04:00Z" w16du:dateUtc="2026-08-03T04:04:00Z">
        <w:r w:rsidR="00DB7166" w:rsidRPr="00865D34">
          <w:rPr>
            <w:color w:val="000000" w:themeColor="text1"/>
          </w:rPr>
          <w:t>6 mm</w:t>
        </w:r>
      </w:ins>
      <w:del w:id="443" w:author="rev1" w:date="2026-08-03T13:04:00Z" w16du:dateUtc="2026-08-03T04:04:00Z">
        <w:r w:rsidRPr="00865D34">
          <w:delText>6mm</w:delText>
        </w:r>
      </w:del>
      <w:r w:rsidRPr="00865D34">
        <w:t xml:space="preserve">) group </w:t>
      </w:r>
      <w:r w:rsidR="00C177A0" w:rsidRPr="00865D34">
        <w:t>-</w:t>
      </w:r>
      <w:r w:rsidRPr="00865D34">
        <w:t xml:space="preserve"> a 3.4-fold difference between the highest and lowest values. </w:t>
      </w:r>
      <w:ins w:id="444" w:author="rev1" w:date="2026-08-03T13:04:00Z" w16du:dateUtc="2026-08-03T04:04:00Z">
        <w:r w:rsidR="00DB7166" w:rsidRPr="00865D34">
          <w:rPr>
            <w:color w:val="000000" w:themeColor="text1"/>
          </w:rPr>
          <w:t xml:space="preserve">Mean </w:t>
        </w:r>
      </w:ins>
      <w:del w:id="445" w:author="rev1" w:date="2026-08-03T13:04:00Z" w16du:dateUtc="2026-08-03T04:04:00Z">
        <w:r w:rsidRPr="00865D34">
          <w:delText xml:space="preserve">Similarly, mean </w:delText>
        </w:r>
      </w:del>
      <w:r w:rsidRPr="00865D34">
        <w:t>Euler number</w:t>
      </w:r>
      <w:ins w:id="446" w:author="rev1" w:date="2026-08-03T13:04:00Z" w16du:dateUtc="2026-08-03T04:04:00Z">
        <w:r w:rsidR="00DB7166" w:rsidRPr="00865D34">
          <w:rPr>
            <w:color w:val="000000" w:themeColor="text1"/>
          </w:rPr>
          <w:t xml:space="preserve"> (center + periphery)</w:t>
        </w:r>
      </w:ins>
      <w:r w:rsidRPr="00865D34">
        <w:t xml:space="preserve"> ranged from −168.4 ± 146.0 to −61.6 ± 48.2, and mean junction density from 25.85 ± 1.77 to 15.89 ± 2.88 mm⁻². Mean</w:t>
      </w:r>
      <w:ins w:id="447" w:author="rev1" w:date="2026-08-03T13:04:00Z" w16du:dateUtc="2026-08-03T04:04:00Z">
        <w:r w:rsidR="00DB7166" w:rsidRPr="00865D34">
          <w:rPr>
            <w:color w:val="000000" w:themeColor="text1"/>
          </w:rPr>
          <w:t xml:space="preserve"> skeleton-derived</w:t>
        </w:r>
      </w:ins>
      <w:r w:rsidRPr="00865D34">
        <w:t xml:space="preserve"> vessel diameter showed the reverse ordering (16.0, 23.7, and 32.3 µm for large, small_3mm, and small, respectively</w:t>
      </w:r>
      <w:ins w:id="448" w:author="rev1" w:date="2026-08-03T13:04:00Z" w16du:dateUtc="2026-08-03T04:04:00Z">
        <w:r w:rsidR="00DB7166" w:rsidRPr="00865D34">
          <w:rPr>
            <w:color w:val="000000" w:themeColor="text1"/>
          </w:rPr>
          <w:t>).</w:t>
        </w:r>
      </w:ins>
      <w:del w:id="449" w:author="rev1" w:date="2026-08-03T13:04:00Z" w16du:dateUtc="2026-08-03T04:04:00Z">
        <w:r w:rsidRPr="00865D34">
          <w:delText>), reflecting the inverse relationship between field size and measured vessel caliber.</w:delText>
        </w:r>
      </w:del>
      <w:r w:rsidRPr="00865D34">
        <w:t xml:space="preserve"> These systematic </w:t>
      </w:r>
      <w:r w:rsidRPr="00865D34">
        <w:lastRenderedPageBreak/>
        <w:t xml:space="preserve">differences confirm that direct cross-device comparison of raw parameters is not feasible and motivate </w:t>
      </w:r>
      <w:ins w:id="450" w:author="rev1" w:date="2026-08-03T13:04:00Z" w16du:dateUtc="2026-08-03T04:04:00Z">
        <w:r w:rsidR="00DB7166" w:rsidRPr="00865D34">
          <w:rPr>
            <w:color w:val="000000" w:themeColor="text1"/>
          </w:rPr>
          <w:t>stratum-specific</w:t>
        </w:r>
      </w:ins>
      <w:del w:id="451" w:author="rev1" w:date="2026-08-03T13:04:00Z" w16du:dateUtc="2026-08-03T04:04:00Z">
        <w:r w:rsidRPr="00865D34">
          <w:delText>the PCA-based</w:delText>
        </w:r>
      </w:del>
      <w:r w:rsidRPr="00865D34">
        <w:t xml:space="preserve"> standardization </w:t>
      </w:r>
      <w:ins w:id="452" w:author="rev1" w:date="2026-08-03T13:04:00Z" w16du:dateUtc="2026-08-03T04:04:00Z">
        <w:r w:rsidR="00DB7166" w:rsidRPr="00865D34">
          <w:rPr>
            <w:color w:val="000000" w:themeColor="text1"/>
          </w:rPr>
          <w:t>for a shared reporting scale</w:t>
        </w:r>
      </w:ins>
      <w:del w:id="453" w:author="rev1" w:date="2026-08-03T13:04:00Z" w16du:dateUtc="2026-08-03T04:04:00Z">
        <w:r w:rsidRPr="00865D34">
          <w:delText>framework described in the Methods</w:delText>
        </w:r>
      </w:del>
      <w:r w:rsidRPr="00865D34">
        <w:t>.</w:t>
      </w:r>
    </w:p>
    <w:p w14:paraId="28880242" w14:textId="77777777" w:rsidR="001D5DB6" w:rsidRPr="00865D34" w:rsidRDefault="001D5DB6" w:rsidP="001D5DB6">
      <w:pPr>
        <w:spacing w:line="480" w:lineRule="auto"/>
      </w:pPr>
    </w:p>
    <w:p w14:paraId="04CB63D0" w14:textId="77777777" w:rsidR="001D5DB6" w:rsidRPr="00865D34" w:rsidRDefault="00DB7166" w:rsidP="001D5DB6">
      <w:pPr>
        <w:spacing w:line="480" w:lineRule="auto"/>
      </w:pPr>
      <w:bookmarkStart w:id="454" w:name="X14460cdd968308cdce2f398de1e3c7c97b20b72"/>
      <w:bookmarkEnd w:id="429"/>
      <w:ins w:id="455" w:author="rev1" w:date="2026-08-03T13:04:00Z" w16du:dateUtc="2026-08-03T04:04:00Z">
        <w:r w:rsidRPr="00865D34">
          <w:rPr>
            <w:b/>
            <w:bCs/>
            <w:color w:val="000000" w:themeColor="text1"/>
          </w:rPr>
          <w:t>Stratum-</w:t>
        </w:r>
      </w:ins>
      <w:del w:id="456" w:author="rev1" w:date="2026-08-03T13:04:00Z" w16du:dateUtc="2026-08-03T04:04:00Z">
        <w:r w:rsidR="001D5DB6" w:rsidRPr="00865D34">
          <w:rPr>
            <w:b/>
            <w:bCs/>
          </w:rPr>
          <w:delText xml:space="preserve">Convergence of </w:delText>
        </w:r>
      </w:del>
      <w:r w:rsidR="001D5DB6" w:rsidRPr="00865D34">
        <w:rPr>
          <w:b/>
          <w:bCs/>
        </w:rPr>
        <w:t>Standardized Scores</w:t>
      </w:r>
      <w:del w:id="457" w:author="rev1" w:date="2026-08-03T13:04:00Z" w16du:dateUtc="2026-08-03T04:04:00Z">
        <w:r w:rsidR="001D5DB6" w:rsidRPr="00865D34">
          <w:rPr>
            <w:b/>
            <w:bCs/>
          </w:rPr>
          <w:delText xml:space="preserve"> Across Devices</w:delText>
        </w:r>
      </w:del>
    </w:p>
    <w:p w14:paraId="685B3539" w14:textId="77777777" w:rsidR="00AE3B16" w:rsidRPr="00865D34" w:rsidRDefault="00DB7166" w:rsidP="00372CDE">
      <w:pPr>
        <w:pStyle w:val="FirstParagraph"/>
        <w:spacing w:line="480" w:lineRule="auto"/>
        <w:rPr>
          <w:ins w:id="458" w:author="rev1" w:date="2026-08-03T13:04:00Z" w16du:dateUtc="2026-08-03T04:04:00Z"/>
          <w:color w:val="000000" w:themeColor="text1"/>
        </w:rPr>
      </w:pPr>
      <w:ins w:id="459" w:author="rev1" w:date="2026-08-03T13:04:00Z" w16du:dateUtc="2026-08-03T04:04:00Z">
        <w:r w:rsidRPr="00865D34">
          <w:rPr>
            <w:color w:val="000000" w:themeColor="text1"/>
          </w:rPr>
          <w:t>Table 3 presents standardized scores after stratum-specific normalization, together with Kruskal–Wallis statistics and ε² effect sizes (primary analysis set, n = 112: large = 49, small = 33, small_3mm = 30). The Standardized Vascular Complexity Score uses stratum-specific PCA with piecewise-linear PC scaling (PC1 explained variance 63.7% / 73.9% / 70.2% for large / small_3mm / small). Caliber Uniformity uses the Standardized Caliber Uniformity Score; Maturity Index is recomputed from that Caliber score and Complexity. By design, the piecewise-linear normalization maps each stratum’s locking-cohort median to 50 on the scaled axes. Consequently, median values near 50 after normalization are a direct mathematical consequence of this scaling procedure. These scores serve as a standardized reporting scale for within-stratum assessment and for applying shared rule-based thresholds across acquisition strata, while maintaining stratum-specific reference frames.</w:t>
        </w:r>
      </w:ins>
    </w:p>
    <w:p w14:paraId="0E15B0B7" w14:textId="77777777" w:rsidR="00AE3B16" w:rsidRPr="00865D34" w:rsidRDefault="00DB7166" w:rsidP="00372CDE">
      <w:pPr>
        <w:pStyle w:val="af5"/>
        <w:spacing w:line="480" w:lineRule="auto"/>
        <w:rPr>
          <w:ins w:id="460" w:author="rev1" w:date="2026-08-03T13:04:00Z" w16du:dateUtc="2026-08-03T04:04:00Z"/>
          <w:color w:val="000000" w:themeColor="text1"/>
        </w:rPr>
      </w:pPr>
      <w:ins w:id="461" w:author="rev1" w:date="2026-08-03T13:04:00Z" w16du:dateUtc="2026-08-03T04:04:00Z">
        <w:r w:rsidRPr="00865D34">
          <w:rPr>
            <w:color w:val="000000" w:themeColor="text1"/>
          </w:rPr>
          <w:t>Under the Standardized Caliber Uniformity Score, none of the three standardized scores differed significantly across strata (Complexity median 48.7 / 50.7 / 47.8, H = 1.712, p = 0.425, ε² = 0.000 [95% CI 0.000–0.089]; Caliber Uniformity 46.6 / 55.5 / 50.6, H = 1.118, p = 0.572, ε² = 0.000 [0.000–0.082]; Maturity Index 49.5 / 53.9 / 51.0, H = 1.082, p = 0.582, ε² = 0.000 [0.000–0.077]; medians ordered large / small / small_3mm). Median-anchored normalization places scores on a common 0–100 reporting scale for rule thresholds within each stratum. High PC1 explained-variance ratios for the Complexity Score (63.7–73.9%) indicate robust within-stratum latent topological structure.</w:t>
        </w:r>
      </w:ins>
    </w:p>
    <w:p w14:paraId="1A2C1515" w14:textId="77777777" w:rsidR="009B7509" w:rsidRPr="00865D34" w:rsidRDefault="009B7509" w:rsidP="00372CDE">
      <w:pPr>
        <w:pStyle w:val="af5"/>
        <w:spacing w:line="480" w:lineRule="auto"/>
        <w:rPr>
          <w:ins w:id="462" w:author="rev1" w:date="2026-08-03T13:04:00Z" w16du:dateUtc="2026-08-03T04:04:00Z"/>
          <w:color w:val="000000" w:themeColor="text1"/>
        </w:rPr>
      </w:pPr>
    </w:p>
    <w:p w14:paraId="09C0E122" w14:textId="038F55D0" w:rsidR="001D5DB6" w:rsidRPr="00865D34" w:rsidRDefault="00DB7166" w:rsidP="001D5DB6">
      <w:pPr>
        <w:spacing w:line="480" w:lineRule="auto"/>
        <w:rPr>
          <w:del w:id="463" w:author="rev1" w:date="2026-08-03T13:04:00Z" w16du:dateUtc="2026-08-03T04:04:00Z"/>
        </w:rPr>
      </w:pPr>
      <w:bookmarkStart w:id="464" w:name="Xe575b6a1e953484ba773ffc29a932fce909d414"/>
      <w:bookmarkEnd w:id="454"/>
      <w:ins w:id="465" w:author="rev1" w:date="2026-08-03T13:04:00Z" w16du:dateUtc="2026-08-03T04:04:00Z">
        <w:r w:rsidRPr="00865D34">
          <w:rPr>
            <w:b/>
            <w:bCs/>
            <w:color w:val="000000" w:themeColor="text1"/>
          </w:rPr>
          <w:t>Rule-Based</w:t>
        </w:r>
      </w:ins>
      <w:del w:id="466" w:author="rev1" w:date="2026-08-03T13:04:00Z" w16du:dateUtc="2026-08-03T04:04:00Z">
        <w:r w:rsidR="001D5DB6" w:rsidRPr="00865D34">
          <w:delText xml:space="preserve">Table 3 presents the standardized scores following device-specific PCA and piecewise-linear normalization. Despite the substantial differences in raw metrics, the Standardized Complexity Score converged to statistically indistinguishable median values of 48.0 (IQR 42.4–55.4), 49.2 (45.7–57.8), and 49.9 (41.8–57.9) for the large, small_3mm, and small groups, respectively (Kruskal–Wallis, p=0.276). The high PC1 explained variance ratios (63.7–73.9%) across all three strata confirm that a single dominant latent axis captures the principal structure of MNV architectural complexity in each acquisition context, and that this axis is biologically consistent across devices. Analogous convergence was observed for the Standardized Caliber Uniformity Score (medians 50.6, 50.3, 49.9; p=0.636), for which PC1 explained 81.1–89.6% of variance, and for the Standardized Maturity Index (medians 51.3, 51.4, 49.6; p=0.764). The convergence of all three scores to values within one unit of 50 </w:delText>
        </w:r>
        <w:r w:rsidR="00C177A0" w:rsidRPr="00865D34">
          <w:delText>-</w:delText>
        </w:r>
        <w:r w:rsidR="001D5DB6" w:rsidRPr="00865D34">
          <w:delText xml:space="preserve"> achieved through within-device normalization without any cross-device calibration </w:delText>
        </w:r>
        <w:r w:rsidR="00C177A0" w:rsidRPr="00865D34">
          <w:delText>-</w:delText>
        </w:r>
        <w:r w:rsidR="001D5DB6" w:rsidRPr="00865D34">
          <w:delText xml:space="preserve"> provides empirical evidence that the proposed framework effectively removes device- and field-of-view-dependent scaling while preserving the underlying biological information.</w:delText>
        </w:r>
      </w:del>
    </w:p>
    <w:p w14:paraId="47897C2A" w14:textId="77777777" w:rsidR="001D5DB6" w:rsidRPr="00865D34" w:rsidRDefault="001D5DB6" w:rsidP="001D5DB6">
      <w:pPr>
        <w:spacing w:line="480" w:lineRule="auto"/>
        <w:rPr>
          <w:del w:id="467" w:author="rev1" w:date="2026-08-03T13:04:00Z" w16du:dateUtc="2026-08-03T04:04:00Z"/>
        </w:rPr>
      </w:pPr>
    </w:p>
    <w:p w14:paraId="006D348C" w14:textId="77777777" w:rsidR="001D5DB6" w:rsidRPr="00865D34" w:rsidRDefault="001D5DB6" w:rsidP="001D5DB6">
      <w:pPr>
        <w:spacing w:line="480" w:lineRule="auto"/>
      </w:pPr>
      <w:del w:id="468" w:author="rev1" w:date="2026-08-03T13:04:00Z" w16du:dateUtc="2026-08-03T04:04:00Z">
        <w:r w:rsidRPr="00865D34">
          <w:rPr>
            <w:b/>
            <w:bCs/>
          </w:rPr>
          <w:delText>Automated</w:delText>
        </w:r>
      </w:del>
      <w:r w:rsidRPr="00865D34">
        <w:rPr>
          <w:b/>
          <w:bCs/>
        </w:rPr>
        <w:t xml:space="preserve"> Morphological </w:t>
      </w:r>
      <w:ins w:id="469" w:author="rev1" w:date="2026-08-03T13:04:00Z" w16du:dateUtc="2026-08-03T04:04:00Z">
        <w:r w:rsidR="00DB7166" w:rsidRPr="00865D34">
          <w:rPr>
            <w:b/>
            <w:bCs/>
            <w:color w:val="000000" w:themeColor="text1"/>
          </w:rPr>
          <w:t>Categorization and Expert Agreement</w:t>
        </w:r>
      </w:ins>
      <w:del w:id="470" w:author="rev1" w:date="2026-08-03T13:04:00Z" w16du:dateUtc="2026-08-03T04:04:00Z">
        <w:r w:rsidRPr="00865D34">
          <w:rPr>
            <w:b/>
            <w:bCs/>
          </w:rPr>
          <w:delText>Classification</w:delText>
        </w:r>
      </w:del>
    </w:p>
    <w:p w14:paraId="48B923FA" w14:textId="77777777" w:rsidR="00AE3B16" w:rsidRPr="00865D34" w:rsidRDefault="001D5DB6" w:rsidP="00372CDE">
      <w:pPr>
        <w:pStyle w:val="FirstParagraph"/>
        <w:spacing w:line="480" w:lineRule="auto"/>
        <w:rPr>
          <w:ins w:id="471" w:author="rev1" w:date="2026-08-03T13:04:00Z" w16du:dateUtc="2026-08-03T04:04:00Z"/>
          <w:color w:val="000000" w:themeColor="text1"/>
        </w:rPr>
      </w:pPr>
      <w:r w:rsidRPr="00865D34">
        <w:t>Table 4 presents the distribution of morphological subtypes across acquisition platforms</w:t>
      </w:r>
      <w:ins w:id="472" w:author="rev1" w:date="2026-08-03T13:04:00Z" w16du:dateUtc="2026-08-03T04:04:00Z">
        <w:r w:rsidR="00DB7166" w:rsidRPr="00865D34">
          <w:rPr>
            <w:color w:val="000000" w:themeColor="text1"/>
          </w:rPr>
          <w:t xml:space="preserve"> (n = 112).</w:t>
        </w:r>
      </w:ins>
      <w:del w:id="473" w:author="rev1" w:date="2026-08-03T13:04:00Z" w16du:dateUtc="2026-08-03T04:04:00Z">
        <w:r w:rsidRPr="00865D34">
          <w:delText>.</w:delText>
        </w:r>
      </w:del>
      <w:r w:rsidRPr="00865D34">
        <w:t xml:space="preserve"> The </w:t>
      </w:r>
      <w:del w:id="474" w:author="rev1" w:date="2026-08-03T13:04:00Z" w16du:dateUtc="2026-08-03T04:04:00Z">
        <w:r w:rsidRPr="00865D34">
          <w:delText xml:space="preserve">full </w:delText>
        </w:r>
      </w:del>
      <w:r w:rsidRPr="00865D34">
        <w:t xml:space="preserve">spectrum of MNV subtypes was identified across </w:t>
      </w:r>
      <w:ins w:id="475" w:author="rev1" w:date="2026-08-03T13:04:00Z" w16du:dateUtc="2026-08-03T04:04:00Z">
        <w:r w:rsidR="00DB7166" w:rsidRPr="00865D34">
          <w:rPr>
            <w:color w:val="000000" w:themeColor="text1"/>
          </w:rPr>
          <w:t>the</w:t>
        </w:r>
      </w:ins>
      <w:del w:id="476" w:author="rev1" w:date="2026-08-03T13:04:00Z" w16du:dateUtc="2026-08-03T04:04:00Z">
        <w:r w:rsidRPr="00865D34">
          <w:delText>all</w:delText>
        </w:r>
      </w:del>
      <w:r w:rsidRPr="00865D34">
        <w:t xml:space="preserve"> three devices. Glomerular pattern was the most prevalent subtype in the large group (n</w:t>
      </w:r>
      <w:ins w:id="477" w:author="rev1" w:date="2026-08-03T13:04:00Z" w16du:dateUtc="2026-08-03T04:04:00Z">
        <w:r w:rsidR="00DB7166" w:rsidRPr="00865D34">
          <w:rPr>
            <w:color w:val="000000" w:themeColor="text1"/>
          </w:rPr>
          <w:t xml:space="preserve"> = </w:t>
        </w:r>
      </w:ins>
      <w:del w:id="478" w:author="rev1" w:date="2026-08-03T13:04:00Z" w16du:dateUtc="2026-08-03T04:04:00Z">
        <w:r w:rsidRPr="00865D34">
          <w:delText>=</w:delText>
        </w:r>
      </w:del>
      <w:r w:rsidRPr="00865D34">
        <w:t xml:space="preserve">29, 59.2%) and was also well-represented in the small_3mm and small groups (30.0% and 36.4%, respectively). </w:t>
      </w:r>
      <w:ins w:id="479" w:author="rev1" w:date="2026-08-03T13:04:00Z" w16du:dateUtc="2026-08-03T04:04:00Z">
        <w:r w:rsidR="00DB7166" w:rsidRPr="00865D34">
          <w:rPr>
            <w:color w:val="000000" w:themeColor="text1"/>
          </w:rPr>
          <w:t xml:space="preserve">Medusa pattern was observed only in the large group (n = 6, 12.2%). </w:t>
        </w:r>
      </w:ins>
      <w:r w:rsidRPr="00865D34">
        <w:t>Seafan pattern was more common in the small_3mm group (n</w:t>
      </w:r>
      <w:ins w:id="480" w:author="rev1" w:date="2026-08-03T13:04:00Z" w16du:dateUtc="2026-08-03T04:04:00Z">
        <w:r w:rsidR="00DB7166" w:rsidRPr="00865D34">
          <w:rPr>
            <w:color w:val="000000" w:themeColor="text1"/>
          </w:rPr>
          <w:t xml:space="preserve"> = </w:t>
        </w:r>
      </w:ins>
      <w:del w:id="481" w:author="rev1" w:date="2026-08-03T13:04:00Z" w16du:dateUtc="2026-08-03T04:04:00Z">
        <w:r w:rsidRPr="00865D34">
          <w:delText>=</w:delText>
        </w:r>
      </w:del>
      <w:r w:rsidRPr="00865D34">
        <w:t xml:space="preserve">11, 36.7%) than in the </w:t>
      </w:r>
      <w:ins w:id="482" w:author="rev1" w:date="2026-08-03T13:04:00Z" w16du:dateUtc="2026-08-03T04:04:00Z">
        <w:r w:rsidR="00DB7166" w:rsidRPr="00865D34">
          <w:rPr>
            <w:color w:val="000000" w:themeColor="text1"/>
          </w:rPr>
          <w:t>small group (n = 2, 6.1%) and was absent in the large group.</w:t>
        </w:r>
      </w:ins>
      <w:del w:id="483" w:author="rev1" w:date="2026-08-03T13:04:00Z" w16du:dateUtc="2026-08-03T04:04:00Z">
        <w:r w:rsidRPr="00865D34">
          <w:delText>other groups.</w:delText>
        </w:r>
      </w:del>
      <w:r w:rsidRPr="00865D34">
        <w:t xml:space="preserve"> Dead</w:t>
      </w:r>
      <w:ins w:id="484" w:author="rev1" w:date="2026-08-03T13:04:00Z" w16du:dateUtc="2026-08-03T04:04:00Z">
        <w:r w:rsidR="00DB7166" w:rsidRPr="00865D34">
          <w:rPr>
            <w:color w:val="000000" w:themeColor="text1"/>
          </w:rPr>
          <w:t xml:space="preserve"> </w:t>
        </w:r>
      </w:ins>
      <w:del w:id="485" w:author="rev1" w:date="2026-08-03T13:04:00Z" w16du:dateUtc="2026-08-03T04:04:00Z">
        <w:r w:rsidRPr="00865D34">
          <w:delText>-</w:delText>
        </w:r>
      </w:del>
      <w:r w:rsidRPr="00865D34">
        <w:t>tree pattern</w:t>
      </w:r>
      <w:del w:id="486" w:author="rev1" w:date="2026-08-03T13:04:00Z" w16du:dateUtc="2026-08-03T04:04:00Z">
        <w:r w:rsidRPr="00865D34">
          <w:delText>, reflecting mature quiescent MNV,</w:delText>
        </w:r>
      </w:del>
      <w:r w:rsidRPr="00865D34">
        <w:t xml:space="preserve"> was identified in all three groups (8.2%, 20.0%, and 15.2%). Tree</w:t>
      </w:r>
      <w:ins w:id="487" w:author="rev1" w:date="2026-08-03T13:04:00Z" w16du:dateUtc="2026-08-03T04:04:00Z">
        <w:r w:rsidR="00DB7166" w:rsidRPr="00865D34">
          <w:rPr>
            <w:color w:val="000000" w:themeColor="text1"/>
          </w:rPr>
          <w:t xml:space="preserve"> </w:t>
        </w:r>
      </w:ins>
      <w:del w:id="488" w:author="rev1" w:date="2026-08-03T13:04:00Z" w16du:dateUtc="2026-08-03T04:04:00Z">
        <w:r w:rsidRPr="00865D34">
          <w:delText>-</w:delText>
        </w:r>
      </w:del>
      <w:r w:rsidRPr="00865D34">
        <w:t>in</w:t>
      </w:r>
      <w:ins w:id="489" w:author="rev1" w:date="2026-08-03T13:04:00Z" w16du:dateUtc="2026-08-03T04:04:00Z">
        <w:r w:rsidR="00DB7166" w:rsidRPr="00865D34">
          <w:rPr>
            <w:color w:val="000000" w:themeColor="text1"/>
          </w:rPr>
          <w:t xml:space="preserve"> </w:t>
        </w:r>
      </w:ins>
      <w:del w:id="490" w:author="rev1" w:date="2026-08-03T13:04:00Z" w16du:dateUtc="2026-08-03T04:04:00Z">
        <w:r w:rsidRPr="00865D34">
          <w:delText>-</w:delText>
        </w:r>
      </w:del>
      <w:r w:rsidRPr="00865D34">
        <w:t xml:space="preserve">bud pattern was present in all groups (20.4%, 13.3%, 42.4%). </w:t>
      </w:r>
      <w:ins w:id="491" w:author="rev1" w:date="2026-08-03T13:04:00Z" w16du:dateUtc="2026-08-03T04:04:00Z">
        <w:r w:rsidR="00DB7166" w:rsidRPr="00865D34">
          <w:rPr>
            <w:color w:val="000000" w:themeColor="text1"/>
          </w:rPr>
          <w:t>Between-platform differences in subtype prevalence may reflect sampling, case-mix, and differences in scan area rather than classifier instability alone.</w:t>
        </w:r>
      </w:ins>
    </w:p>
    <w:p w14:paraId="01A5F8AE" w14:textId="77777777" w:rsidR="00AE3B16" w:rsidRPr="00865D34" w:rsidRDefault="00DB7166" w:rsidP="00372CDE">
      <w:pPr>
        <w:pStyle w:val="af5"/>
        <w:spacing w:line="480" w:lineRule="auto"/>
        <w:rPr>
          <w:ins w:id="492" w:author="rev1" w:date="2026-08-03T13:04:00Z" w16du:dateUtc="2026-08-03T04:04:00Z"/>
          <w:color w:val="000000" w:themeColor="text1"/>
        </w:rPr>
      </w:pPr>
      <w:ins w:id="493" w:author="rev1" w:date="2026-08-03T13:04:00Z" w16du:dateUtc="2026-08-03T04:04:00Z">
        <w:r w:rsidRPr="00865D34">
          <w:rPr>
            <w:color w:val="000000" w:themeColor="text1"/>
          </w:rPr>
          <w:t>On the masked expert subset (n = 54), overall agreement between expert and automated labels was 57.4% (31/54); quadratic weighted Cohen’s κ was 0.507 (95% CI 0.222–0.714). When Glomerular and Seafan were merged on both sides (4-class sensitivity), agreement rose to 75.9% (41/54) and κ to 0.682 (95% CI 0.400–0.852), indicating that discordance largely reflects adjacent descriptive subtypes that are challenging to separate visually. This level of agreement aligns with prior reports that</w:t>
        </w:r>
      </w:ins>
      <w:del w:id="494" w:author="rev1" w:date="2026-08-03T13:04:00Z" w16du:dateUtc="2026-08-03T04:04:00Z">
        <w:r w:rsidR="001D5DB6" w:rsidRPr="00865D34">
          <w:delText>The</w:delText>
        </w:r>
      </w:del>
      <w:r w:rsidR="001D5DB6" w:rsidRPr="00865D34">
        <w:t xml:space="preserve"> qualitative </w:t>
      </w:r>
      <w:ins w:id="495" w:author="rev1" w:date="2026-08-03T13:04:00Z" w16du:dateUtc="2026-08-03T04:04:00Z">
        <w:r w:rsidRPr="00865D34">
          <w:rPr>
            <w:color w:val="000000" w:themeColor="text1"/>
          </w:rPr>
          <w:t>OCTA morphological grading can show moderate reliability</w:t>
        </w:r>
      </w:ins>
      <w:del w:id="496" w:author="rev1" w:date="2026-08-03T13:04:00Z" w16du:dateUtc="2026-08-03T04:04:00Z">
        <w:r w:rsidR="001D5DB6" w:rsidRPr="00865D34">
          <w:delText>consistency of subtype representation</w:delText>
        </w:r>
      </w:del>
      <w:r w:rsidR="001D5DB6" w:rsidRPr="00865D34">
        <w:t xml:space="preserve"> across </w:t>
      </w:r>
      <w:ins w:id="497" w:author="rev1" w:date="2026-08-03T13:04:00Z" w16du:dateUtc="2026-08-03T04:04:00Z">
        <w:r w:rsidRPr="00865D34">
          <w:rPr>
            <w:color w:val="000000" w:themeColor="text1"/>
          </w:rPr>
          <w:t>raters. Our rule-based quantitative operationalization with disclosed thresholds aims to reduce rater-dependent ambiguity relative to purely descriptive labels, complementing expert judgment.</w:t>
        </w:r>
      </w:ins>
    </w:p>
    <w:p w14:paraId="66B5ED25" w14:textId="77777777" w:rsidR="009B7509" w:rsidRPr="00865D34" w:rsidRDefault="009B7509" w:rsidP="00372CDE">
      <w:pPr>
        <w:pStyle w:val="af5"/>
        <w:spacing w:line="480" w:lineRule="auto"/>
        <w:rPr>
          <w:ins w:id="498" w:author="rev1" w:date="2026-08-03T13:04:00Z" w16du:dateUtc="2026-08-03T04:04:00Z"/>
          <w:color w:val="000000" w:themeColor="text1"/>
        </w:rPr>
      </w:pPr>
    </w:p>
    <w:p w14:paraId="5741C9EE" w14:textId="77777777" w:rsidR="00AE3B16" w:rsidRPr="00865D34" w:rsidRDefault="00DB7166" w:rsidP="00372CDE">
      <w:pPr>
        <w:pStyle w:val="31"/>
        <w:spacing w:line="480" w:lineRule="auto"/>
        <w:rPr>
          <w:ins w:id="499" w:author="rev1" w:date="2026-08-03T13:04:00Z" w16du:dateUtc="2026-08-03T04:04:00Z"/>
          <w:b/>
          <w:bCs/>
          <w:color w:val="000000" w:themeColor="text1"/>
        </w:rPr>
      </w:pPr>
      <w:bookmarkStart w:id="500" w:name="X577a94a20f263abf41ea07bd7a9e60674f9aea1"/>
      <w:bookmarkEnd w:id="464"/>
      <w:ins w:id="501" w:author="rev1" w:date="2026-08-03T13:04:00Z" w16du:dateUtc="2026-08-03T04:04:00Z">
        <w:r w:rsidRPr="00865D34">
          <w:rPr>
            <w:b/>
            <w:bCs/>
            <w:color w:val="000000" w:themeColor="text1"/>
          </w:rPr>
          <w:lastRenderedPageBreak/>
          <w:t>Inter- and Intra-Observer Reproducibility</w:t>
        </w:r>
      </w:ins>
    </w:p>
    <w:p w14:paraId="788597CD" w14:textId="77777777" w:rsidR="001D5DB6" w:rsidRPr="00865D34" w:rsidRDefault="00DB7166" w:rsidP="001D5DB6">
      <w:pPr>
        <w:spacing w:line="480" w:lineRule="auto"/>
      </w:pPr>
      <w:ins w:id="502" w:author="rev1" w:date="2026-08-03T13:04:00Z" w16du:dateUtc="2026-08-03T04:04:00Z">
        <w:r w:rsidRPr="00865D34">
          <w:rPr>
            <w:color w:val="000000" w:themeColor="text1"/>
          </w:rPr>
          <w:t>Inter-observer reproducibility was assessed in a three-rater subset of 46 lesions. Agreement was good for lesion area (ICC(2,1) = 0.859; 95% CI 0.680–0.930),</w:t>
        </w:r>
      </w:ins>
      <w:del w:id="503" w:author="rev1" w:date="2026-08-03T13:04:00Z" w16du:dateUtc="2026-08-03T04:04:00Z">
        <w:r w:rsidR="001D5DB6" w:rsidRPr="00865D34">
          <w:delText>acquisition platforms provides initial evidence for the cross-device robustness of</w:delText>
        </w:r>
      </w:del>
      <w:r w:rsidR="001D5DB6" w:rsidRPr="00865D34">
        <w:t xml:space="preserve"> the </w:t>
      </w:r>
      <w:ins w:id="504" w:author="rev1" w:date="2026-08-03T13:04:00Z" w16du:dateUtc="2026-08-03T04:04:00Z">
        <w:r w:rsidRPr="00865D34">
          <w:rPr>
            <w:color w:val="000000" w:themeColor="text1"/>
          </w:rPr>
          <w:t>Standardized Vascular Complexity Score (ICC(2,1) = 0.807; 95% CI 0.660–0.890), and the Standardized Caliber Uniformity Score (ICC(2,1) = 0.770; 95% CI 0.660–0.860). In contrast, the Maturity Index showed only moderate agreement (ICC(2,1) = 0.593; 95% CI 0.430–0.730), consistent with the lower reproducibility of the composite measure derived from the Caliber Uniformity Score</w:t>
        </w:r>
      </w:ins>
      <w:del w:id="505" w:author="rev1" w:date="2026-08-03T13:04:00Z" w16du:dateUtc="2026-08-03T04:04:00Z">
        <w:r w:rsidR="001D5DB6" w:rsidRPr="00865D34">
          <w:delText>classification logic</w:delText>
        </w:r>
      </w:del>
      <w:r w:rsidR="001D5DB6" w:rsidRPr="00865D34">
        <w:t>.</w:t>
      </w:r>
    </w:p>
    <w:p w14:paraId="3D13CCD0" w14:textId="77777777" w:rsidR="00AE3B16" w:rsidRPr="00865D34" w:rsidRDefault="00DB7166" w:rsidP="00372CDE">
      <w:pPr>
        <w:pStyle w:val="af5"/>
        <w:spacing w:line="480" w:lineRule="auto"/>
        <w:rPr>
          <w:ins w:id="506" w:author="rev1" w:date="2026-08-03T13:04:00Z" w16du:dateUtc="2026-08-03T04:04:00Z"/>
          <w:color w:val="000000" w:themeColor="text1"/>
        </w:rPr>
      </w:pPr>
      <w:ins w:id="507" w:author="rev1" w:date="2026-08-03T13:04:00Z" w16du:dateUtc="2026-08-03T04:04:00Z">
        <w:r w:rsidRPr="00865D34">
          <w:rPr>
            <w:color w:val="000000" w:themeColor="text1"/>
          </w:rPr>
          <w:t>Intra-observer reproducibility was excellent in the same 46-lesion subset. For the second session of the same rater, ICC(2,1) values were 0.979 (95% CI 0.962–0.988) for lesion area, 0.950 (95% CI 0.913–0.973) for the Standardized Vascular Complexity Score, 0.925 (95% CI 0.871–0.959) for the Standardized Caliber Uniformity Score, and 0.917 (95% CI 0.857–0.954) for the Maturity Index. These findings indicate consistently high within-rater repeatability under the fixed score definition and complement the primary multi-rater reproducibility analysis.</w:t>
        </w:r>
      </w:ins>
    </w:p>
    <w:bookmarkEnd w:id="407"/>
    <w:bookmarkEnd w:id="500"/>
    <w:p w14:paraId="29F204C1" w14:textId="77777777" w:rsidR="00BB22F1" w:rsidRPr="00865D34" w:rsidRDefault="00BB22F1" w:rsidP="00BB22F1">
      <w:pPr>
        <w:spacing w:line="480" w:lineRule="auto"/>
        <w:rPr>
          <w:del w:id="508" w:author="rev1" w:date="2026-08-03T13:04:00Z" w16du:dateUtc="2026-08-03T04:04:00Z"/>
        </w:rPr>
      </w:pPr>
    </w:p>
    <w:p w14:paraId="4014345E" w14:textId="77777777" w:rsidR="00CC0802" w:rsidRPr="00865D34" w:rsidRDefault="00CC0802">
      <w:pPr>
        <w:widowControl/>
        <w:rPr>
          <w:b/>
          <w:bCs/>
        </w:rPr>
      </w:pPr>
      <w:bookmarkStart w:id="509" w:name="discussion"/>
      <w:r w:rsidRPr="00865D34">
        <w:rPr>
          <w:b/>
          <w:bCs/>
        </w:rPr>
        <w:br w:type="page"/>
      </w:r>
    </w:p>
    <w:p w14:paraId="64BCE05E" w14:textId="60BCA509" w:rsidR="00BB22F1" w:rsidRPr="00865D34" w:rsidRDefault="00BB22F1" w:rsidP="00BB22F1">
      <w:pPr>
        <w:spacing w:line="480" w:lineRule="auto"/>
        <w:rPr>
          <w:b/>
          <w:bCs/>
        </w:rPr>
      </w:pPr>
      <w:r w:rsidRPr="00865D34">
        <w:rPr>
          <w:b/>
          <w:bCs/>
        </w:rPr>
        <w:lastRenderedPageBreak/>
        <w:t>Discussion</w:t>
      </w:r>
    </w:p>
    <w:p w14:paraId="3CF87347" w14:textId="77777777" w:rsidR="00BB22F1" w:rsidRPr="00865D34" w:rsidRDefault="00BB22F1" w:rsidP="00BB22F1">
      <w:pPr>
        <w:spacing w:line="480" w:lineRule="auto"/>
      </w:pPr>
      <w:r w:rsidRPr="00865D34">
        <w:t xml:space="preserve">This work </w:t>
      </w:r>
      <w:ins w:id="510" w:author="rev1" w:date="2026-08-03T13:04:00Z" w16du:dateUtc="2026-08-03T04:04:00Z">
        <w:r w:rsidR="00DB7166" w:rsidRPr="00865D34">
          <w:rPr>
            <w:color w:val="000000" w:themeColor="text1"/>
          </w:rPr>
          <w:t xml:space="preserve">advances </w:t>
        </w:r>
      </w:ins>
      <w:del w:id="511" w:author="rev1" w:date="2026-08-03T13:04:00Z" w16du:dateUtc="2026-08-03T04:04:00Z">
        <w:r w:rsidRPr="00865D34">
          <w:delText xml:space="preserve">introduces a significant advancement in the </w:delText>
        </w:r>
      </w:del>
      <w:r w:rsidRPr="00865D34">
        <w:t xml:space="preserve">quantitative </w:t>
      </w:r>
      <w:ins w:id="512" w:author="rev1" w:date="2026-08-03T13:04:00Z" w16du:dateUtc="2026-08-03T04:04:00Z">
        <w:r w:rsidR="00DB7166" w:rsidRPr="00865D34">
          <w:rPr>
            <w:color w:val="000000" w:themeColor="text1"/>
          </w:rPr>
          <w:t xml:space="preserve">MNV </w:t>
        </w:r>
      </w:ins>
      <w:r w:rsidRPr="00865D34">
        <w:t xml:space="preserve">analysis </w:t>
      </w:r>
      <w:del w:id="513" w:author="rev1" w:date="2026-08-03T13:04:00Z" w16du:dateUtc="2026-08-03T04:04:00Z">
        <w:r w:rsidRPr="00865D34">
          <w:delText xml:space="preserve">of MNV </w:delText>
        </w:r>
      </w:del>
      <w:r w:rsidRPr="00865D34">
        <w:t xml:space="preserve">by </w:t>
      </w:r>
      <w:ins w:id="514" w:author="rev1" w:date="2026-08-03T13:04:00Z" w16du:dateUtc="2026-08-03T04:04:00Z">
        <w:r w:rsidR="00DB7166" w:rsidRPr="00865D34">
          <w:rPr>
            <w:color w:val="000000" w:themeColor="text1"/>
          </w:rPr>
          <w:t>combining hybrid vessel enhancement, adaptive binarization, skeleton-based topology,</w:t>
        </w:r>
      </w:ins>
      <w:del w:id="515" w:author="rev1" w:date="2026-08-03T13:04:00Z" w16du:dateUtc="2026-08-03T04:04:00Z">
        <w:r w:rsidRPr="00865D34">
          <w:delText>systematically addressing the limitations of current methodologies</w:delText>
        </w:r>
      </w:del>
      <w:r w:rsidRPr="00865D34">
        <w:t xml:space="preserve"> and </w:t>
      </w:r>
      <w:ins w:id="516" w:author="rev1" w:date="2026-08-03T13:04:00Z" w16du:dateUtc="2026-08-03T04:04:00Z">
        <w:r w:rsidR="00DB7166" w:rsidRPr="00865D34">
          <w:rPr>
            <w:color w:val="000000" w:themeColor="text1"/>
          </w:rPr>
          <w:t>stratum-standardized</w:t>
        </w:r>
      </w:ins>
      <w:del w:id="517" w:author="rev1" w:date="2026-08-03T13:04:00Z" w16du:dateUtc="2026-08-03T04:04:00Z">
        <w:r w:rsidRPr="00865D34">
          <w:delText>introducing a new dimension of integrated,</w:delText>
        </w:r>
      </w:del>
      <w:r w:rsidRPr="00865D34">
        <w:t xml:space="preserve"> multi-parameter </w:t>
      </w:r>
      <w:ins w:id="518" w:author="rev1" w:date="2026-08-03T13:04:00Z" w16du:dateUtc="2026-08-03T04:04:00Z">
        <w:r w:rsidR="00DB7166" w:rsidRPr="00865D34">
          <w:rPr>
            <w:color w:val="000000" w:themeColor="text1"/>
          </w:rPr>
          <w:t>scores with disclosed rule-based morphological categories. While</w:t>
        </w:r>
      </w:ins>
      <w:del w:id="519" w:author="rev1" w:date="2026-08-03T13:04:00Z" w16du:dateUtc="2026-08-03T04:04:00Z">
        <w:r w:rsidRPr="00865D34">
          <w:delText>scoring. Our comparative analysis (Table 1) clearly illustrates that while</w:delText>
        </w:r>
      </w:del>
      <w:r w:rsidRPr="00865D34">
        <w:t xml:space="preserve"> existing tools and recent studies provide a foundational set of metrics, they </w:t>
      </w:r>
      <w:ins w:id="520" w:author="rev1" w:date="2026-08-03T13:04:00Z" w16du:dateUtc="2026-08-03T04:04:00Z">
        <w:r w:rsidR="00DB7166" w:rsidRPr="00865D34">
          <w:rPr>
            <w:color w:val="000000" w:themeColor="text1"/>
          </w:rPr>
          <w:t xml:space="preserve">often </w:t>
        </w:r>
      </w:ins>
      <w:r w:rsidRPr="00865D34">
        <w:t xml:space="preserve">fail to capture the holistic nature of the neovascular complex and </w:t>
      </w:r>
      <w:ins w:id="521" w:author="rev1" w:date="2026-08-03T13:04:00Z" w16du:dateUtc="2026-08-03T04:04:00Z">
        <w:r w:rsidR="00DB7166" w:rsidRPr="00865D34">
          <w:rPr>
            <w:color w:val="000000" w:themeColor="text1"/>
          </w:rPr>
          <w:t>remain</w:t>
        </w:r>
      </w:ins>
      <w:del w:id="522" w:author="rev1" w:date="2026-08-03T13:04:00Z" w16du:dateUtc="2026-08-03T04:04:00Z">
        <w:r w:rsidRPr="00865D34">
          <w:delText>are</w:delText>
        </w:r>
      </w:del>
      <w:r w:rsidRPr="00865D34">
        <w:t xml:space="preserve"> vulnerable to </w:t>
      </w:r>
      <w:del w:id="523" w:author="rev1" w:date="2026-08-03T13:04:00Z" w16du:dateUtc="2026-08-03T04:04:00Z">
        <w:r w:rsidRPr="00865D34">
          <w:delText xml:space="preserve">significant </w:delText>
        </w:r>
      </w:del>
      <w:r w:rsidRPr="00865D34">
        <w:t>methodological artifacts.</w:t>
      </w:r>
    </w:p>
    <w:p w14:paraId="226B51AC" w14:textId="77777777" w:rsidR="00BB22F1" w:rsidRPr="00865D34" w:rsidRDefault="00BB22F1" w:rsidP="00BB22F1">
      <w:pPr>
        <w:spacing w:line="480" w:lineRule="auto"/>
      </w:pPr>
    </w:p>
    <w:p w14:paraId="69725004" w14:textId="3D69D565" w:rsidR="001A6AA6" w:rsidRPr="00865D34" w:rsidRDefault="001A6AA6" w:rsidP="001A6AA6">
      <w:pPr>
        <w:spacing w:line="480" w:lineRule="auto"/>
      </w:pPr>
      <w:r w:rsidRPr="00865D34">
        <w:t xml:space="preserve">A </w:t>
      </w:r>
      <w:ins w:id="524" w:author="rev1" w:date="2026-08-03T13:04:00Z" w16du:dateUtc="2026-08-03T04:04:00Z">
        <w:r w:rsidR="00DB7166" w:rsidRPr="00865D34">
          <w:rPr>
            <w:color w:val="000000" w:themeColor="text1"/>
          </w:rPr>
          <w:t>central</w:t>
        </w:r>
      </w:ins>
      <w:del w:id="525" w:author="rev1" w:date="2026-08-03T13:04:00Z" w16du:dateUtc="2026-08-03T04:04:00Z">
        <w:r w:rsidRPr="00865D34">
          <w:delText>defining</w:delText>
        </w:r>
      </w:del>
      <w:r w:rsidRPr="00865D34">
        <w:t xml:space="preserve"> feature of the present system is </w:t>
      </w:r>
      <w:ins w:id="526" w:author="rev1" w:date="2026-08-03T13:04:00Z" w16du:dateUtc="2026-08-03T04:04:00Z">
        <w:r w:rsidR="00DB7166" w:rsidRPr="00865D34">
          <w:rPr>
            <w:color w:val="000000" w:themeColor="text1"/>
          </w:rPr>
          <w:t xml:space="preserve">generation of stratum-standardized reporting </w:t>
        </w:r>
      </w:ins>
      <w:del w:id="527" w:author="rev1" w:date="2026-08-03T13:04:00Z" w16du:dateUtc="2026-08-03T04:04:00Z">
        <w:r w:rsidRPr="00865D34">
          <w:delText xml:space="preserve">its capacity to generate comparable morphological </w:delText>
        </w:r>
      </w:del>
      <w:r w:rsidRPr="00865D34">
        <w:t xml:space="preserve">scores across </w:t>
      </w:r>
      <w:del w:id="528" w:author="rev1" w:date="2026-08-03T13:04:00Z" w16du:dateUtc="2026-08-03T04:04:00Z">
        <w:r w:rsidRPr="00865D34">
          <w:delText xml:space="preserve">fundamentally </w:delText>
        </w:r>
      </w:del>
      <w:r w:rsidRPr="00865D34">
        <w:t xml:space="preserve">different acquisition conditions. In contrast to </w:t>
      </w:r>
      <w:del w:id="529" w:author="rev1" w:date="2026-08-03T13:04:00Z" w16du:dateUtc="2026-08-03T04:04:00Z">
        <w:r w:rsidRPr="00865D34">
          <w:delText xml:space="preserve">prior OCTA analysis </w:delText>
        </w:r>
      </w:del>
      <w:r w:rsidRPr="00865D34">
        <w:t xml:space="preserve">tools that report </w:t>
      </w:r>
      <w:ins w:id="530" w:author="rev1" w:date="2026-08-03T13:04:00Z" w16du:dateUtc="2026-08-03T04:04:00Z">
        <w:r w:rsidR="00DB7166" w:rsidRPr="00865D34">
          <w:rPr>
            <w:color w:val="000000" w:themeColor="text1"/>
          </w:rPr>
          <w:t xml:space="preserve">only </w:t>
        </w:r>
      </w:ins>
      <w:r w:rsidRPr="00865D34">
        <w:t xml:space="preserve">raw, device-specific metrics unsuitable for </w:t>
      </w:r>
      <w:ins w:id="531" w:author="rev1" w:date="2026-08-03T13:04:00Z" w16du:dateUtc="2026-08-03T04:04:00Z">
        <w:r w:rsidR="00DB7166" w:rsidRPr="00865D34">
          <w:rPr>
            <w:color w:val="000000" w:themeColor="text1"/>
          </w:rPr>
          <w:t>shared numerical thresholds, the</w:t>
        </w:r>
      </w:ins>
      <w:del w:id="532" w:author="rev1" w:date="2026-08-03T13:04:00Z" w16du:dateUtc="2026-08-03T04:04:00Z">
        <w:r w:rsidRPr="00865D34">
          <w:delText>cross-platform comparison, our PCA-based normalization</w:delText>
        </w:r>
      </w:del>
      <w:r w:rsidRPr="00865D34">
        <w:t xml:space="preserve"> framework produces three standardized scores </w:t>
      </w:r>
      <w:r w:rsidR="00C177A0" w:rsidRPr="00865D34">
        <w:t>-</w:t>
      </w:r>
      <w:r w:rsidRPr="00865D34">
        <w:t xml:space="preserve"> </w:t>
      </w:r>
      <w:del w:id="533" w:author="rev1" w:date="2026-08-03T13:04:00Z" w16du:dateUtc="2026-08-03T04:04:00Z">
        <w:r w:rsidRPr="00865D34">
          <w:delText xml:space="preserve">the </w:delText>
        </w:r>
      </w:del>
      <w:r w:rsidRPr="00865D34">
        <w:t xml:space="preserve">Standardized </w:t>
      </w:r>
      <w:ins w:id="534" w:author="rev1" w:date="2026-08-03T13:04:00Z" w16du:dateUtc="2026-08-03T04:04:00Z">
        <w:r w:rsidR="00DB7166" w:rsidRPr="00865D34">
          <w:rPr>
            <w:color w:val="000000" w:themeColor="text1"/>
          </w:rPr>
          <w:t xml:space="preserve">Vascular </w:t>
        </w:r>
      </w:ins>
      <w:r w:rsidRPr="00865D34">
        <w:t>Complexity Score</w:t>
      </w:r>
      <w:ins w:id="535" w:author="rev1" w:date="2026-08-03T13:04:00Z" w16du:dateUtc="2026-08-03T04:04:00Z">
        <w:r w:rsidR="00DB7166" w:rsidRPr="00865D34">
          <w:rPr>
            <w:color w:val="000000" w:themeColor="text1"/>
          </w:rPr>
          <w:t xml:space="preserve"> (stratum-specific PCA),</w:t>
        </w:r>
      </w:ins>
      <w:del w:id="536" w:author="rev1" w:date="2026-08-03T13:04:00Z" w16du:dateUtc="2026-08-03T04:04:00Z">
        <w:r w:rsidRPr="00865D34">
          <w:delText>,</w:delText>
        </w:r>
      </w:del>
      <w:r w:rsidRPr="00865D34">
        <w:t xml:space="preserve"> Standardized Caliber Uniformity Score</w:t>
      </w:r>
      <w:ins w:id="537" w:author="rev1" w:date="2026-08-03T13:04:00Z" w16du:dateUtc="2026-08-03T04:04:00Z">
        <w:r w:rsidR="00DB7166" w:rsidRPr="00865D34">
          <w:rPr>
            <w:color w:val="000000" w:themeColor="text1"/>
          </w:rPr>
          <w:t xml:space="preserve"> (NV Diameter CV + Dilated vessel %),</w:t>
        </w:r>
      </w:ins>
      <w:del w:id="538" w:author="rev1" w:date="2026-08-03T13:04:00Z" w16du:dateUtc="2026-08-03T04:04:00Z">
        <w:r w:rsidRPr="00865D34">
          <w:delText>,</w:delText>
        </w:r>
      </w:del>
      <w:r w:rsidRPr="00865D34">
        <w:t xml:space="preserve"> and Standardized Maturity Index </w:t>
      </w:r>
      <w:ins w:id="539" w:author="rev1" w:date="2026-08-03T13:04:00Z" w16du:dateUtc="2026-08-03T04:04:00Z">
        <w:r w:rsidR="00DB7166" w:rsidRPr="00865D34">
          <w:rPr>
            <w:color w:val="000000" w:themeColor="text1"/>
          </w:rPr>
          <w:t xml:space="preserve">(from Caliber − Complexity) - on a </w:t>
        </w:r>
      </w:ins>
      <w:del w:id="540" w:author="rev1" w:date="2026-08-03T13:04:00Z" w16du:dateUtc="2026-08-03T04:04:00Z">
        <w:r w:rsidR="00C177A0" w:rsidRPr="00865D34">
          <w:delText>-</w:delText>
        </w:r>
        <w:r w:rsidRPr="00865D34">
          <w:delText xml:space="preserve"> that are anchored to a </w:delText>
        </w:r>
      </w:del>
      <w:r w:rsidRPr="00865D34">
        <w:t xml:space="preserve">common </w:t>
      </w:r>
      <w:ins w:id="541" w:author="rev1" w:date="2026-08-03T13:04:00Z" w16du:dateUtc="2026-08-03T04:04:00Z">
        <w:r w:rsidR="00DB7166" w:rsidRPr="00865D34">
          <w:rPr>
            <w:color w:val="000000" w:themeColor="text1"/>
          </w:rPr>
          <w:t xml:space="preserve">0–100 </w:t>
        </w:r>
      </w:ins>
      <w:r w:rsidRPr="00865D34">
        <w:t xml:space="preserve">scale </w:t>
      </w:r>
      <w:ins w:id="542" w:author="rev1" w:date="2026-08-03T13:04:00Z" w16du:dateUtc="2026-08-03T04:04:00Z">
        <w:r w:rsidR="00DB7166" w:rsidRPr="00865D34">
          <w:rPr>
            <w:color w:val="000000" w:themeColor="text1"/>
          </w:rPr>
          <w:t>within each stratum.</w:t>
        </w:r>
      </w:ins>
      <w:del w:id="543" w:author="rev1" w:date="2026-08-03T13:04:00Z" w16du:dateUtc="2026-08-03T04:04:00Z">
        <w:r w:rsidRPr="00865D34">
          <w:delText>irrespective of the acquiring device or field-of-view.</w:delText>
        </w:r>
      </w:del>
      <w:r w:rsidRPr="00865D34">
        <w:t xml:space="preserve"> The </w:t>
      </w:r>
      <w:ins w:id="544" w:author="rev1" w:date="2026-08-03T13:04:00Z" w16du:dateUtc="2026-08-03T04:04:00Z">
        <w:r w:rsidR="00DB7166" w:rsidRPr="00865D34">
          <w:rPr>
            <w:color w:val="000000" w:themeColor="text1"/>
          </w:rPr>
          <w:t>median-anchored piecewise scaling</w:t>
        </w:r>
      </w:ins>
      <w:del w:id="545" w:author="rev1" w:date="2026-08-03T13:04:00Z" w16du:dateUtc="2026-08-03T04:04:00Z">
        <w:r w:rsidRPr="00865D34">
          <w:delText xml:space="preserve">empirical demonstration of score convergence across the Zeiss PlexElite 9000 (6×6mm), Zeiss HD series (3×3mm), and </w:delText>
        </w:r>
        <w:r w:rsidR="00974551" w:rsidRPr="00865D34">
          <w:delText>Optovue Solix</w:delText>
        </w:r>
        <w:r w:rsidRPr="00865D34">
          <w:delText xml:space="preserve"> (6×6mm) platforms </w:delText>
        </w:r>
        <w:r w:rsidR="00C177A0" w:rsidRPr="00865D34">
          <w:delText>-</w:delText>
        </w:r>
        <w:r w:rsidRPr="00865D34">
          <w:delText xml:space="preserve"> three devices from two manufacturers spanning two field-of-view configurations </w:delText>
        </w:r>
        <w:r w:rsidR="00C177A0" w:rsidRPr="00865D34">
          <w:delText>-</w:delText>
        </w:r>
        <w:r w:rsidRPr="00865D34">
          <w:delText xml:space="preserve"> provides evidence that this convergence</w:delText>
        </w:r>
      </w:del>
      <w:r w:rsidRPr="00865D34">
        <w:t xml:space="preserve"> is </w:t>
      </w:r>
      <w:ins w:id="546" w:author="rev1" w:date="2026-08-03T13:04:00Z" w16du:dateUtc="2026-08-03T04:04:00Z">
        <w:r w:rsidR="00DB7166" w:rsidRPr="00865D34">
          <w:rPr>
            <w:color w:val="000000" w:themeColor="text1"/>
          </w:rPr>
          <w:t>designed to place scores on a common reporting axis [6]. Informative aspects of the framework include: (i) large between-device differences in raw metrics (Table 2); (ii) consistency of Complexity PCA structure (</w:t>
        </w:r>
      </w:ins>
      <w:del w:id="547" w:author="rev1" w:date="2026-08-03T13:04:00Z" w16du:dateUtc="2026-08-03T04:04:00Z">
        <w:r w:rsidRPr="00865D34">
          <w:delText xml:space="preserve">not a mathematical artifact but reflects the extraction of a consistent biological signal. The high and consistent </w:delText>
        </w:r>
      </w:del>
      <w:r w:rsidRPr="00865D34">
        <w:t xml:space="preserve">PC1 </w:t>
      </w:r>
      <w:ins w:id="548" w:author="rev1" w:date="2026-08-03T13:04:00Z" w16du:dateUtc="2026-08-03T04:04:00Z">
        <w:r w:rsidR="00DB7166" w:rsidRPr="00865D34">
          <w:rPr>
            <w:color w:val="000000" w:themeColor="text1"/>
          </w:rPr>
          <w:t xml:space="preserve">loadings and </w:t>
        </w:r>
      </w:ins>
      <w:r w:rsidRPr="00865D34">
        <w:t>explained variance</w:t>
      </w:r>
      <w:ins w:id="549" w:author="rev1" w:date="2026-08-03T13:04:00Z" w16du:dateUtc="2026-08-03T04:04:00Z">
        <w:r w:rsidR="00DB7166" w:rsidRPr="00865D34">
          <w:rPr>
            <w:color w:val="000000" w:themeColor="text1"/>
          </w:rPr>
          <w:t xml:space="preserve">) across strata; and (iii) within-stratum score distributions in relation to morphological categories and expert comparison. Under the Standardized </w:t>
        </w:r>
      </w:ins>
      <w:del w:id="550" w:author="rev1" w:date="2026-08-03T13:04:00Z" w16du:dateUtc="2026-08-03T04:04:00Z">
        <w:r w:rsidRPr="00865D34">
          <w:delText xml:space="preserve"> ratios (63.7–73.9% for Complexity; 81.1–89.6% for </w:delText>
        </w:r>
      </w:del>
      <w:r w:rsidRPr="00865D34">
        <w:t>Caliber Uniformity</w:t>
      </w:r>
      <w:ins w:id="551" w:author="rev1" w:date="2026-08-03T13:04:00Z" w16du:dateUtc="2026-08-03T04:04:00Z">
        <w:r w:rsidR="00DB7166" w:rsidRPr="00865D34">
          <w:rPr>
            <w:color w:val="000000" w:themeColor="text1"/>
          </w:rPr>
          <w:t xml:space="preserve"> Score there are no significant between-stratum differences for Complexity, Caliber Uniformity, or Maturity Index (ε² ≈ 0) - reflecting the intended effect of the scaling procedure to attenuate stratum-mean contrasts by design. Prior work has shown that quantitative vascular metrics are often not interchangeable across OCTA devices/algorithms without device-aware reporting </w:t>
        </w:r>
        <w:r w:rsidR="00DB7166" w:rsidRPr="00865D34">
          <w:rPr>
            <w:color w:val="000000" w:themeColor="text1"/>
          </w:rPr>
          <w:lastRenderedPageBreak/>
          <w:t>[16,17].</w:t>
        </w:r>
      </w:ins>
      <w:del w:id="552" w:author="rev1" w:date="2026-08-03T13:04:00Z" w16du:dateUtc="2026-08-03T04:04:00Z">
        <w:r w:rsidRPr="00865D34">
          <w:delText>) across strata further indicate that a single dominant latent axis underlies MNV morphological complexity and caliber stability regardless of acquisition platform, lending biological plausibility to the standardization approach. To our knowledge, this is the first quantitative MNV scoring framework explicitly validated across commercially available OCTA devices from different manufacturers and with different field-of-view configurations.</w:delText>
        </w:r>
      </w:del>
    </w:p>
    <w:p w14:paraId="1D9B49FE" w14:textId="77777777" w:rsidR="001A6AA6" w:rsidRPr="00865D34" w:rsidRDefault="001A6AA6" w:rsidP="00BB22F1">
      <w:pPr>
        <w:spacing w:line="480" w:lineRule="auto"/>
      </w:pPr>
    </w:p>
    <w:p w14:paraId="704D941A" w14:textId="77777777" w:rsidR="00AE3B16" w:rsidRPr="00865D34" w:rsidRDefault="00DB7166" w:rsidP="00372CDE">
      <w:pPr>
        <w:pStyle w:val="af5"/>
        <w:spacing w:line="480" w:lineRule="auto"/>
        <w:rPr>
          <w:ins w:id="553" w:author="rev1" w:date="2026-08-03T13:04:00Z" w16du:dateUtc="2026-08-03T04:04:00Z"/>
          <w:color w:val="000000" w:themeColor="text1"/>
        </w:rPr>
      </w:pPr>
      <w:ins w:id="554" w:author="rev1" w:date="2026-08-03T13:04:00Z" w16du:dateUtc="2026-08-03T04:04:00Z">
        <w:r w:rsidRPr="00865D34">
          <w:rPr>
            <w:color w:val="000000" w:themeColor="text1"/>
          </w:rPr>
          <w:t>Several methodological aspects warrant consideration. The ROI refinement algorithm addresses a long-standing challenge in quantitative OCTA analysis [7,18–20] by encouraging the ROI boundary to lie in non-perfused tissue. The Euler number and loop count remain core elements of the Vascular Complexity construct because they quantify connectivity and mesh-like organization [21–23]. Immature, angiogenesis-dominant networks often appear as dense, highly interconnected plexuses [24]; markedly negative Euler numbers with elevated loop counts are therefore useful morphological biomarkers of complexity-dominant architecture. Terms such as “dead tree,” “tree in bud,” “medusa,” “sea fan,” and “glomerular” have previously been applied in a primarily descriptive manner [25,26]. The present framework supplies operational definitions with disclosed thresholds.</w:t>
        </w:r>
      </w:ins>
    </w:p>
    <w:p w14:paraId="5A71F44A" w14:textId="77777777" w:rsidR="009B7509" w:rsidRPr="00865D34" w:rsidRDefault="009B7509" w:rsidP="00372CDE">
      <w:pPr>
        <w:pStyle w:val="af5"/>
        <w:spacing w:line="480" w:lineRule="auto"/>
        <w:rPr>
          <w:ins w:id="555" w:author="rev1" w:date="2026-08-03T13:04:00Z" w16du:dateUtc="2026-08-03T04:04:00Z"/>
          <w:color w:val="000000" w:themeColor="text1"/>
        </w:rPr>
      </w:pPr>
    </w:p>
    <w:p w14:paraId="6B37A2D4" w14:textId="77777777" w:rsidR="00AE3B16" w:rsidRPr="00865D34" w:rsidRDefault="00DB7166" w:rsidP="00372CDE">
      <w:pPr>
        <w:pStyle w:val="af5"/>
        <w:spacing w:line="480" w:lineRule="auto"/>
        <w:rPr>
          <w:ins w:id="556" w:author="rev1" w:date="2026-08-03T13:04:00Z" w16du:dateUtc="2026-08-03T04:04:00Z"/>
          <w:color w:val="000000" w:themeColor="text1"/>
        </w:rPr>
      </w:pPr>
      <w:ins w:id="557" w:author="rev1" w:date="2026-08-03T13:04:00Z" w16du:dateUtc="2026-08-03T04:04:00Z">
        <w:r w:rsidRPr="00865D34">
          <w:rPr>
            <w:color w:val="000000" w:themeColor="text1"/>
          </w:rPr>
          <w:t>We also address terminological ambiguity around maturation, arterialization, and abnormalization [27–30]. Our morphology-derived interpretive categories map quantitative patterns onto labels informed by published criteria, including arteriolarization-segment detection and caliber-uniformity scores related to the unstable vascular state described by Spaide as abnormalization [30]. These categories provide a useful framework for future outcome-linked studies aimed at clarifying their role in clinical decision-making and prognostic stratification.</w:t>
        </w:r>
      </w:ins>
    </w:p>
    <w:p w14:paraId="506E82BF" w14:textId="77777777" w:rsidR="00AE3B16" w:rsidRPr="00865D34" w:rsidRDefault="00DB7166" w:rsidP="00372CDE">
      <w:pPr>
        <w:pStyle w:val="af5"/>
        <w:spacing w:line="480" w:lineRule="auto"/>
        <w:rPr>
          <w:ins w:id="558" w:author="rev1" w:date="2026-08-03T13:04:00Z" w16du:dateUtc="2026-08-03T04:04:00Z"/>
          <w:color w:val="000000" w:themeColor="text1"/>
        </w:rPr>
      </w:pPr>
      <w:ins w:id="559" w:author="rev1" w:date="2026-08-03T13:04:00Z" w16du:dateUtc="2026-08-03T04:04:00Z">
        <w:r w:rsidRPr="00865D34">
          <w:rPr>
            <w:color w:val="000000" w:themeColor="text1"/>
          </w:rPr>
          <w:t xml:space="preserve">Masked expert–automated agreement (κ = 0.507) was modest-to-moderate. This level of agreement aligns with prior reports that qualitative OCTA pattern labels remain partly descriptive and ambiguous [8], and that qualitative assessments can </w:t>
        </w:r>
        <w:r w:rsidRPr="00865D34">
          <w:rPr>
            <w:color w:val="000000" w:themeColor="text1"/>
          </w:rPr>
          <w:lastRenderedPageBreak/>
          <w:t>be less reliable than quantitative metrics [31]. Categorical MNV classifications between imaging-based systems have likewise shown only moderate agreement [32]. Quantitative operationalization with disclosed rules offers a transparency and reproducibility aid relative to purely visual labels. Related quantitative OCTA biomarker work further supports objectifying morphology and activity descriptors [33,34].</w:t>
        </w:r>
      </w:ins>
    </w:p>
    <w:p w14:paraId="31F1C50D" w14:textId="77777777" w:rsidR="009B7509" w:rsidRPr="00865D34" w:rsidRDefault="009B7509" w:rsidP="00372CDE">
      <w:pPr>
        <w:pStyle w:val="af5"/>
        <w:spacing w:line="480" w:lineRule="auto"/>
        <w:rPr>
          <w:ins w:id="560" w:author="rev1" w:date="2026-08-03T13:04:00Z" w16du:dateUtc="2026-08-03T04:04:00Z"/>
          <w:color w:val="000000" w:themeColor="text1"/>
        </w:rPr>
      </w:pPr>
    </w:p>
    <w:p w14:paraId="3A9AAA3C" w14:textId="77777777" w:rsidR="00AE3B16" w:rsidRPr="00865D34" w:rsidRDefault="00DB7166" w:rsidP="00372CDE">
      <w:pPr>
        <w:pStyle w:val="21"/>
        <w:spacing w:line="480" w:lineRule="auto"/>
        <w:rPr>
          <w:ins w:id="561" w:author="rev1" w:date="2026-08-03T13:04:00Z" w16du:dateUtc="2026-08-03T04:04:00Z"/>
          <w:b/>
          <w:bCs/>
          <w:color w:val="000000" w:themeColor="text1"/>
          <w:sz w:val="24"/>
          <w:szCs w:val="24"/>
        </w:rPr>
      </w:pPr>
      <w:bookmarkStart w:id="562" w:name="limitations"/>
      <w:bookmarkEnd w:id="509"/>
      <w:ins w:id="563" w:author="rev1" w:date="2026-08-03T13:04:00Z" w16du:dateUtc="2026-08-03T04:04:00Z">
        <w:r w:rsidRPr="00865D34">
          <w:rPr>
            <w:b/>
            <w:bCs/>
            <w:color w:val="000000" w:themeColor="text1"/>
            <w:sz w:val="24"/>
            <w:szCs w:val="24"/>
          </w:rPr>
          <w:t>Limitations</w:t>
        </w:r>
      </w:ins>
    </w:p>
    <w:p w14:paraId="5A819943" w14:textId="77777777" w:rsidR="00AE3B16" w:rsidRPr="00865D34" w:rsidRDefault="00DB7166" w:rsidP="00372CDE">
      <w:pPr>
        <w:pStyle w:val="FirstParagraph"/>
        <w:spacing w:line="480" w:lineRule="auto"/>
        <w:rPr>
          <w:ins w:id="564" w:author="rev1" w:date="2026-08-03T13:04:00Z" w16du:dateUtc="2026-08-03T04:04:00Z"/>
          <w:color w:val="000000" w:themeColor="text1"/>
        </w:rPr>
      </w:pPr>
      <w:ins w:id="565" w:author="rev1" w:date="2026-08-03T13:04:00Z" w16du:dateUtc="2026-08-03T04:04:00Z">
        <w:r w:rsidRPr="00865D34">
          <w:rPr>
            <w:color w:val="000000" w:themeColor="text1"/>
          </w:rPr>
          <w:t>Data and patient population. This anonymized, cross-sectional, treatment-naïve dataset lacks fluid status, treatment response, outcome data, and detailed baseline demographics and included only treatment-naïve Type 1 and Type 2 MNV secondary to neovascular AMD; therefore, morphology-derived interpretive categories require future outcome-linked studies for clinical validation, and applicability to other lesion types or post-treatment fibrotic lesions remains to be determined. Between-platform subtype prevalence differences may reflect case-mix and differences in scan area, which should be considered when interpreting cross-device score comparisons.</w:t>
        </w:r>
      </w:ins>
    </w:p>
    <w:p w14:paraId="38E17489" w14:textId="77777777" w:rsidR="00AE3B16" w:rsidRPr="00865D34" w:rsidRDefault="00DB7166" w:rsidP="00372CDE">
      <w:pPr>
        <w:pStyle w:val="af5"/>
        <w:spacing w:line="480" w:lineRule="auto"/>
        <w:rPr>
          <w:ins w:id="566" w:author="rev1" w:date="2026-08-03T13:04:00Z" w16du:dateUtc="2026-08-03T04:04:00Z"/>
          <w:color w:val="000000" w:themeColor="text1"/>
        </w:rPr>
      </w:pPr>
      <w:ins w:id="567" w:author="rev1" w:date="2026-08-03T13:04:00Z" w16du:dateUtc="2026-08-03T04:04:00Z">
        <w:r w:rsidRPr="00865D34">
          <w:rPr>
            <w:color w:val="000000" w:themeColor="text1"/>
          </w:rPr>
          <w:t xml:space="preserve">Standardization and validation. Piecewise-linear mapping of each stratum’s locking-cohort median toward 50 is designed to establish a common reporting scale, rather than to demonstrate biological equivalence across devices; absence of significant Kruskal–Wallis differences under the Standardized Caliber Uniformity Score should be interpreted as consistent with the scaling procedure, without establishing interchangeability of scores across platforms. Primary multi-rater reproducibility is the three-observer ICC on n = 46. Standardized Caliber Uniformity Score ICC </w:t>
        </w:r>
        <w:r w:rsidRPr="00865D34">
          <w:rPr>
            <w:color w:val="000000" w:themeColor="text1"/>
          </w:rPr>
          <w:lastRenderedPageBreak/>
          <w:t>(0.770) is good on conventional benchmarks; Maturity Index derived from that Caliber score was moderate (0.593). Intra-observer ICCs under the standardized definition are excellent and provide supplemental validation to inter-observer results. Multi-center external validation on independent cohorts and scanners will be required to establish broader generalizability, and the impact of standardized scores on clinical decision-making requires prospective validation in treatment-outcome studies.</w:t>
        </w:r>
      </w:ins>
    </w:p>
    <w:p w14:paraId="4AE0A147" w14:textId="77777777" w:rsidR="009B7509" w:rsidRPr="00865D34" w:rsidRDefault="009B7509" w:rsidP="00372CDE">
      <w:pPr>
        <w:pStyle w:val="af5"/>
        <w:spacing w:line="480" w:lineRule="auto"/>
        <w:rPr>
          <w:ins w:id="568" w:author="rev1" w:date="2026-08-03T13:04:00Z" w16du:dateUtc="2026-08-03T04:04:00Z"/>
          <w:color w:val="000000" w:themeColor="text1"/>
        </w:rPr>
      </w:pPr>
    </w:p>
    <w:p w14:paraId="3C407367" w14:textId="77777777" w:rsidR="00AE3B16" w:rsidRPr="00865D34" w:rsidRDefault="00DB7166" w:rsidP="00372CDE">
      <w:pPr>
        <w:pStyle w:val="21"/>
        <w:spacing w:line="480" w:lineRule="auto"/>
        <w:rPr>
          <w:ins w:id="569" w:author="rev1" w:date="2026-08-03T13:04:00Z" w16du:dateUtc="2026-08-03T04:04:00Z"/>
          <w:b/>
          <w:bCs/>
          <w:color w:val="000000" w:themeColor="text1"/>
          <w:sz w:val="24"/>
          <w:szCs w:val="24"/>
        </w:rPr>
      </w:pPr>
      <w:bookmarkStart w:id="570" w:name="conclusion"/>
      <w:bookmarkEnd w:id="562"/>
      <w:ins w:id="571" w:author="rev1" w:date="2026-08-03T13:04:00Z" w16du:dateUtc="2026-08-03T04:04:00Z">
        <w:r w:rsidRPr="00865D34">
          <w:rPr>
            <w:b/>
            <w:bCs/>
            <w:color w:val="000000" w:themeColor="text1"/>
            <w:sz w:val="24"/>
            <w:szCs w:val="24"/>
          </w:rPr>
          <w:t>Conclusion</w:t>
        </w:r>
      </w:ins>
    </w:p>
    <w:p w14:paraId="0F9802C6" w14:textId="77777777" w:rsidR="00AE3B16" w:rsidRPr="00865D34" w:rsidRDefault="00DB7166" w:rsidP="00372CDE">
      <w:pPr>
        <w:pStyle w:val="FirstParagraph"/>
        <w:spacing w:line="480" w:lineRule="auto"/>
        <w:rPr>
          <w:ins w:id="572" w:author="rev1" w:date="2026-08-03T13:04:00Z" w16du:dateUtc="2026-08-03T04:04:00Z"/>
          <w:color w:val="000000" w:themeColor="text1"/>
        </w:rPr>
      </w:pPr>
      <w:ins w:id="573" w:author="rev1" w:date="2026-08-03T13:04:00Z" w16du:dateUtc="2026-08-03T04:04:00Z">
        <w:r w:rsidRPr="00865D34">
          <w:rPr>
            <w:color w:val="000000" w:themeColor="text1"/>
          </w:rPr>
          <w:t>We have developed a semi-automated Python-based system for multi-dimensional analysis of macular neovascularization that addresses several methodological limitations of existing tools, incorporates established biomarkers from recent literature, and introduces integrated scores for complexity, caliber uniformity, and a morphology-derived maturity index. The system provides stratum-standardized scoring for reporting, disclosed rule-based morphological categorization with expert-agreement assessment, and hypothesis-generating morphology-derived interpretive labels. These standardized scores establish a common reporting framework for comparative analyses across diverse acquisition settings, while the rule-based morphological categorization offers a transparent and reproducible alternative to purely descriptive labels. Future outcome-linked and multi-center evaluations will further establish the clinical utility of these quantitative tools for advancing reproducible research on MNV architecture in neovascular AMD.</w:t>
        </w:r>
      </w:ins>
    </w:p>
    <w:p w14:paraId="618741AC" w14:textId="4CB6C614" w:rsidR="007E0F1F" w:rsidRPr="00865D34" w:rsidRDefault="007E0F1F" w:rsidP="00372CDE">
      <w:pPr>
        <w:rPr>
          <w:ins w:id="574" w:author="rev1" w:date="2026-08-03T13:04:00Z" w16du:dateUtc="2026-08-03T04:04:00Z"/>
          <w:rFonts w:eastAsiaTheme="majorEastAsia"/>
          <w:color w:val="000000" w:themeColor="text1"/>
        </w:rPr>
      </w:pPr>
      <w:bookmarkStart w:id="575" w:name="references"/>
      <w:bookmarkEnd w:id="570"/>
    </w:p>
    <w:p w14:paraId="7BC289D4" w14:textId="77777777" w:rsidR="007E0F1F" w:rsidRPr="00865D34" w:rsidRDefault="007E0F1F" w:rsidP="00372CDE">
      <w:pPr>
        <w:rPr>
          <w:ins w:id="576" w:author="rev1" w:date="2026-08-03T13:04:00Z" w16du:dateUtc="2026-08-03T04:04:00Z"/>
          <w:rFonts w:eastAsiaTheme="majorEastAsia"/>
          <w:color w:val="000000" w:themeColor="text1"/>
        </w:rPr>
      </w:pPr>
      <w:ins w:id="577" w:author="rev1" w:date="2026-08-03T13:04:00Z" w16du:dateUtc="2026-08-03T04:04:00Z">
        <w:r w:rsidRPr="00865D34">
          <w:rPr>
            <w:color w:val="000000" w:themeColor="text1"/>
          </w:rPr>
          <w:br w:type="page"/>
        </w:r>
      </w:ins>
    </w:p>
    <w:p w14:paraId="1FC0A0BA" w14:textId="3C366B59" w:rsidR="00FE6E93" w:rsidRPr="00865D34" w:rsidRDefault="005E5680" w:rsidP="00FF737C">
      <w:pPr>
        <w:spacing w:line="480" w:lineRule="auto"/>
        <w:rPr>
          <w:del w:id="578" w:author="rev1" w:date="2026-08-03T13:04:00Z" w16du:dateUtc="2026-08-03T04:04:00Z"/>
        </w:rPr>
      </w:pPr>
      <w:del w:id="579" w:author="rev1" w:date="2026-08-03T13:04:00Z" w16du:dateUtc="2026-08-03T04:04:00Z">
        <w:r w:rsidRPr="00865D34">
          <w:lastRenderedPageBreak/>
          <w:delText>Several key aspects of our study merit emphasis. First, the Intelligent ROI Refinement algorithm represents a novel solution to a long-standing challenge in quantitative OCT-A analysis</w:delText>
        </w:r>
        <w:r w:rsidR="00F43092" w:rsidRPr="00865D34">
          <w:delText xml:space="preserve"> </w:delText>
        </w:r>
        <w:r w:rsidR="00F43092" w:rsidRPr="00865D34">
          <w:fldChar w:fldCharType="begin"/>
        </w:r>
        <w:r w:rsidR="00397FEA" w:rsidRPr="00865D34">
          <w:delInstrText xml:space="preserve"> ADDIN ZOTERO_ITEM CSL_CITATION {"citationID":"6LTvJOzr","properties":{"unsorted":false,"formattedCitation":"\\super 7,13\\uc0\\u8211{}15\\nosupersub{}","plainCitation":"7,13–15","noteIndex":0},"citationItems":[{"id":1220,"uris":["http://zotero.org/users/2658636/items/LVG6BTQ5"],"itemData":{"id":1220,"type":"article-journal","abstract":"&lt;h4&gt;Purpose&lt;/h4&gt;To describe the qualitative and quantitative changes in choroidal neovascularization (CNV) flow pattern after anti-vascular endothelial growth factor therapy, by optical coherence tomography angiography (OCTA).&lt;h4&gt;Methods&lt;/h4&gt;Consecutive patients with neovascular age-related macular degeneration underwent multimodal imaging, including OCTA at initial examination and at last visit. High-flow networks in the choriocapillaris segmentation of OCTA were qualitatively and quantitatively analyzed at baseline and at follow-up, to characterize vascular flow changes after anti-vascular endothelial growth factor treatment and to correlate these changes with final exudation signs on spectral domain optical coherence tomography.&lt;h4&gt;Results&lt;/h4&gt;Seventeen eyes were included. Mean follow-up was of 11.7 ± 3.3 months. Baseline images showed six medusa pattern (35.3%), four seafan pattern (23.5%), and seven indistinct network patterns (41.2%). Mean CNV area at baseline was 1.58 ± 1.72 mm. Final OCTA images revealed a decrease in CNV total area of 21.6%. In 6/17 eyes, the baseline neovascular pattern was unchanged; these cases were associated with exudation at the final spectral domain optical coherence tomography examination (P = 0.034) and a decrease in CNV area of 34.1%. Conversely, in 11/17 eyes (64.7%), the initial pattern had changed to a pruned vascular tree pattern, with variable exudative status on spectral domain optical coherence tomography at the final visit and a decrease in total CNV area of 0.07%.&lt;h4&gt;Conclusion&lt;/h4&gt;The vascular flow remodeling induced by recurrent anti-vascular endothelial growth factor treatment can be assessed by OCTA. Optical coherence tomography angiography may help to accurately evaluate treatment response and to recognize patterns usually associated with recurrent exudative activity.","container-title":"Retina","DOI":"10.1097/iae.0000000000001964","journalAbbreviation":"Retina","page":"548-557","title":"VASCULAR REMODELING OF CHOROIDAL NEOVASCULARIZATION AFTER ANTI-VASCULAR ENDOTHELIAL GROWTH FACTOR THERAPY VISUALIZED ON OPTICAL COHERENCE TOMOGRAPHY ANGIOGRAPHY.","volume":"39","author":[{"family":"Miere","given":"A."},{"family":"Butori","given":"P."},{"family":"Cohen","given":"S."},{"family":"Semoun","given":"O."},{"family":"Capuano","given":"V."},{"family":"Jung","given":"C."},{"family":"Souied","given":"E."}],"issued":{"date-parts":[["2019"]]}}},{"id":1664,"uris":["http://zotero.org/users/2658636/items/9FT63XRF"],"itemData":{"id":1664,"type":"article-journal","abstract":"&lt;h4&gt;Purpose&lt;/h4&gt;We observed and analyzed the morphologic characteristics of polypoidal lesions and abnormal branching vascular network (BVN) in patients with polypoidal choroidal vasculopathy (PCV) by optical coherence tomography angiography (OCTA).&lt;h4&gt;Methods&lt;/h4&gt;A retrospective observational case series was done of patients with PCV. All patients were scanned with a 70-kHz spectral-domain OCT system using the split-spectrum amplitude-decorrelation angiography (SSADA) algorithm to distinguish blood flow from static tissue. The OCTA images of these patients were compared to those from indocyanine green angiography (ICGA). Semiautomated segmentation was used to further analyze the polypoidal lesion and the BVN.&lt;h4&gt;Results&lt;/h4&gt;We studied 13 eyes of 13 patients 51 to 69 years old. A total of 11 patients were treatment-naive. Two patients had multiple anti-VEGF injections and one underwent photodynamic therapy (PDT). Optical coherence tomography angiography was able to detect the BVN in all cases. Using cross-sectional OCTA, BVN locations were shown to be in the space between the RPE and Bruch's membrane. Using en face OCTA, the BVN vascular pattern could be shown more clearly than by ICGA. Polypoidal lesions showed high flow signals in different patterns in 12 cases in the outer retina slab. Using cross-sectional OCTA, the polyps were shown to be just below the top of the pigment epithelial detachment (PED). In one case, the polypoidal lesion was not detectable at the outer retina slab.&lt;h4&gt;Conclusions&lt;/h4&gt;Optical coherence tomography angiography is a noninvasive imaging tool for detecting vascular changes in PCV. Branching vascular networks showed more clearly on OCTA than on ICGA. Polypoidal lesions had variable patterns on OCTA and were not always detected. The OCTA patterns of the polypoidal lesions and the BVN are helpful in understanding the pathology of PCV.","container-title":"Investigative Opthalmology &amp; Visual Science","DOI":"10.1167/iovs.15-18955","ISSN":"1552-5783","issue":"9","page":"OCT526-32","title":"Evaluating Polypoidal Choroidal Vasculopathy With Optical Coherence Tomography Angiography.","volume":"57","author":[{"family":"Wang","given":"Min"},{"family":"Zhou","given":"Yao"},{"family":"Gao","given":"Simon S."},{"family":"Liu","given":"Wei"},{"family":"Huang","given":"Yongheng"},{"family":"Huang","given":"David"},{"family":"Jia","given":"Yali"}],"issued":{"date-parts":[["2016"]]}}},{"id":1250,"uris":["http://zotero.org/users/2658636/items/U7M7AF99"],"itemData":{"id":1250,"type":"article-journal","abstract":"Detecting and quantifying the size of choroidal neovascularization (CNV) is important for the diagnosis and assessment of neovascular age-related macular degeneration. Depth-resolved imaging of the retinal and choroidal vasculature by optical coherence tomography angiography (OCTA) has enabled the visualization of CNV. However, due to the prevalence of artifacts, it is difficult to segment and quantify the CNV lesion area automatically. We have previously described a saliency algorithm for CNV detection that could identify a CNV lesion area with 83% accuracy. However, this method works under the assumption that the CNV region is the most salient area for visual attention in the whole image and consequently, errors occur when this requirement is not met (e.g. when the lesion occupies a large portion of the image). Moreover, saliency image processing methods cannot extract the edges of the salient object very accurately. In this paper, we propose a novel and automatic CNV segmentation method based on an unsupervised and parallel machine learning technique named density cell-like P systems (DEC P systems). DEC P systems integrate the idea of a modified clustering algorithm into cell-like P systems. This method improved the accuracy of detection to 87.2% on 22 subjects and obtained clear boundaries of the CNV lesions.","container-title":"Biomedical optics express","DOI":"10.1364/boe.9.003208","journalAbbreviation":"Biomedical optics express","page":"3208-3219","title":"Automatic quantification of choroidal neovascularization lesion area on OCT angiography based on density cell-like P systems with active membranes.","volume":"9 7","author":[{"family":"Xue","given":"Jie"},{"family":"Camino","given":"Acner"},{"family":"Bailey","given":"Steven"},{"family":"Liu","given":"Xiyu"},{"family":"Li","given":"Dengwang"},{"family":"Jia","given":"Yali"}],"issued":{"date-parts":[["2018"]]}}},{"id":1251,"uris":["http://zotero.org/users/2658636/items/QBUTW7VM"],"itemData":{"id":1251,"type":"article-journal","abstract":"&lt;h4&gt;Purpose&lt;/h4&gt;To compare optical coherence tomography angiography (OCTA) review strategies for optimizing choroidal neovascularization (CNV) detection.&lt;h4&gt;Methods&lt;/h4&gt;Eyes with CNV in the differential diagnosis were imaged with the Avanti RTVue XR HD (Optovue, Fremont, CA). Three modalities of review for CNV presence were used in each case: a single report generated using automated segmentation within Avanti software; a continuous slab descent video OCTA export; and a manual segmentation approach using cross-sectional OCT with decorrelation signal overlay. Scans were reviewed by two masked expert reviewers; a third reviewer was used for discrepancies.&lt;h4&gt;Results&lt;/h4&gt;The study included 421 eyes, and 350 eyes had reports deemed sufficient quality for interpretation. Choroidal neovascularization was in the differential diagnosis in 107 of 350 patients. Overall CNV was identified in 55% (59/107) eyes. In those eyes with CNV, the automated segmentation identified CNV in 56% (33/59) of cases, continuous slab descent method identified CNV in 53% (31/59) of cases, and the manual segmentation group identified CNV in 92% (54/59) of cases.&lt;h4&gt;Conclusion&lt;/h4&gt;Review strategies for detection of CNV on OCTA were highest using the manual segmentation method as compared to both the automated report and continuous slab descent methods. Although the manual segmentation method had a higher rate of detection, the practical aspects of the time required for segmentation make this method challenging in routine clinical practice.","container-title":"Retina","DOI":"10.1097/iae.0000000000002443","journalAbbreviation":"Retina","page":"672-678","title":"IMPACT OF OPTICAL COHERENCE TOMOGRAPHY ANGIOGRAPHY REVIEW STRATEGY ON DETECTION OF CHOROIDAL NEOVASCULARIZATION.","author":[{"family":"Babiuch","given":"A."},{"family":"Uchida","given":"Atsuro"},{"family":"Figueiredo","given":"Natalia"},{"family":"Hu","given":"Ming"},{"family":"Khan","given":"Mehnaz"},{"family":"Srivastava","given":"S."},{"family":"Singh","given":"Rishi"},{"family":"Rachitskaya","given":"A."},{"family":"Kaiser","given":"P."},{"family":"Reese","given":"Jamie"},{"family":"Ehlers","given":"Justis"}],"issued":{"date-parts":[["2020"]]}}}],"schema":"https://github.com/citation-style-language/schema/raw/master/csl-citation.json"} </w:delInstrText>
        </w:r>
        <w:r w:rsidR="00F43092" w:rsidRPr="00865D34">
          <w:fldChar w:fldCharType="separate"/>
        </w:r>
        <w:r w:rsidR="00397FEA" w:rsidRPr="00865D34">
          <w:rPr>
            <w:vertAlign w:val="superscript"/>
          </w:rPr>
          <w:delText>7,13–15</w:delText>
        </w:r>
        <w:r w:rsidR="00F43092" w:rsidRPr="00865D34">
          <w:fldChar w:fldCharType="end"/>
        </w:r>
        <w:r w:rsidRPr="00865D34">
          <w:delText xml:space="preserve">. By algorithmically ensuring that the ROI boundary is confined to non-perfused tissue, the algorithm provides a more accurate and reproducible foundation for all subsequent calculations. </w:delText>
        </w:r>
      </w:del>
    </w:p>
    <w:p w14:paraId="07095659" w14:textId="77777777" w:rsidR="00FE6E93" w:rsidRPr="00865D34" w:rsidRDefault="00FE6E93" w:rsidP="00FF737C">
      <w:pPr>
        <w:spacing w:line="480" w:lineRule="auto"/>
        <w:rPr>
          <w:del w:id="580" w:author="rev1" w:date="2026-08-03T13:04:00Z" w16du:dateUtc="2026-08-03T04:04:00Z"/>
        </w:rPr>
      </w:pPr>
    </w:p>
    <w:p w14:paraId="348123CF" w14:textId="0FB357B2" w:rsidR="00FF737C" w:rsidRPr="00865D34" w:rsidRDefault="00354CFD" w:rsidP="00FF737C">
      <w:pPr>
        <w:spacing w:line="480" w:lineRule="auto"/>
        <w:rPr>
          <w:del w:id="581" w:author="rev1" w:date="2026-08-03T13:04:00Z" w16du:dateUtc="2026-08-03T04:04:00Z"/>
        </w:rPr>
      </w:pPr>
      <w:del w:id="582" w:author="rev1" w:date="2026-08-03T13:04:00Z" w16du:dateUtc="2026-08-03T04:04:00Z">
        <w:r w:rsidRPr="00865D34">
          <w:delText xml:space="preserve">Recent studies have underscored the utility of the Euler number as a reliable measure of network connectivity </w:delText>
        </w:r>
        <w:r w:rsidRPr="00865D34">
          <w:fldChar w:fldCharType="begin"/>
        </w:r>
        <w:r w:rsidR="00397FEA" w:rsidRPr="00865D34">
          <w:delInstrText xml:space="preserve"> ADDIN ZOTERO_ITEM CSL_CITATION {"citationID":"oMDyzg4A","properties":{"unsorted":true,"formattedCitation":"\\super 16\\uc0\\u8211{}18\\nosupersub{}","plainCitation":"16–18","noteIndex":0},"citationItems":[{"id":1240,"uris":["http://zotero.org/users/2658636/items/CIBRN8BR"],"itemData":{"id":1240,"type":"article-journal","container-title":"Comput. Chem. Eng.","DOI":"10.1016/j.compchemeng.2021.107463","journalAbbreviation":"Comput. Chem. Eng.","page":"107463","title":"The Euler characteristic: A general topological descriptor for complex data","volume":"154","author":[{"family":"Smith","given":"Alexander"},{"family":"Zavala","given":"V."}],"issued":{"date-parts":[["2021",3,4]]}}},{"id":3701,"uris":["http://zotero.org/users/2658636/items/32PJCVKZ"],"itemData":{"id":3701,"type":"article-journal","abstract":"The lung parenchyma provides a maximal surface area of blood-containing capillaries that are in close contact with a large surface area of the air-containing alveoli. Volume and surface area of capillaries are the classic stereological parameters to characterize the alveolar capillary network (ACN) and have provided essential structure-function information of the lung. When loss (rarefaction) or gain (angiogenesis) of capillaries occurs, these parameters may not be sufficient to provide mechanistic insight. Therefore, it would be desirable to estimate the number of capillaries, as it contains more distinct and mechanistically oriented information. Here, we present a new stereological method to estimate the number of capillary loops in the ACN. One advantage of this method is that it is independent of the shape, size, or distribution of the capillaries. We used consecutive, 1 μm-thick sections from epoxy resin-embedded material as a physical disector. The Euler-Poincaré characteristic of capillary networks can be estimated by counting the easily recognizable topological constellations of \"islands,\" \"bridges,\" and \"holes.\" The total number of capillary loops in the ACN can then be calculated from the Euler-Poincaré characteristic. With the use of the established estimator of alveolar number, it is possible to obtain the mean number of capillary loops per alveolus. In conclusion, estimation of alveolar capillaries by design-based stereology is an efficient and unbiased method to characterize the ACN and may be particularly useful for studies on emphysema, pulmonary hypertension, or lung development.","archive":"PMID","archive_location":"26432874","container-title":"American journal of physiology. Lung cellular and molecular physiology","DOI":"10.1152/ajplung.00410.2014","issue":"11","page":"L1286-93","source":"PubMed","title":"Estimation of the number of alveolar capillaries by the Euler number (Euler-Poincaré characteristic).","volume":"309","author":[{"family":"Willführ","given":"A"},{"family":"Brandenberger","given":"C"},{"family":"Piatkowski","given":"T"},{"family":"Grothausmann","given":"R"},{"family":"Nyengaard","given":"JR"},{"family":"Ochs","given":"M"},{"family":"Mühlfeld","given":"C"}],"issued":{"date-parts":[["2015"]]}}},{"id":1238,"uris":["http://zotero.org/users/2658636/items/APIE5HGN"],"itemData":{"id":1238,"type":"article-journal","abstract":"Functional brain networks are often constructed by quantifying correlations among brain regions. Their topological structure includes nodes, edges, triangles and even higher-dimensional objects. Topological data analysis (TDA) is the emerging framework to process datasets under this perspective. In parallel, topology has proven essential for understanding fundamental questions in physics. Here we report the discovery of topological phase transitions in functional brain networks by merging concepts from TDA, topology, geometry, physics, and network theory. We show that topological phase transitions occur when the Euler entropy has a singularity, which remarkably coincides with the emergence of multidimensional topological holes in the brain network. Our results suggest that a major alteration in the pattern of brain correlations can modify the signature of such transitions, and may point to suboptimal brain functioning. Due to the universal character of phase transitions and noise robustness of TDA, our findings open perspectives towards establishing reliable topological and geometrical biomarkers of individual and group differences in functional brain network organization.","container-title":"bioRxiv","DOI":"10.1101/469478","journalAbbreviation":"bioRxiv","title":"Topological phase transitions in functional brain networks","URL":"https://consensus.app/papers/topological-phase-transitions-in-functional-brain-santos-raposo/c4ad4306ac905c6a9b4eba79ec574dc6/","author":[{"family":"Santos","given":"F."},{"family":"Raposo","given":"E."},{"family":"Coutinho-Filho","given":"M."},{"family":"Copelli","given":"M."},{"family":"Stam","given":"C."},{"family":"Douw","given":"L."}],"issued":{"date-parts":[["2018"]]}}}],"schema":"https://github.com/citation-style-language/schema/raw/master/csl-citation.json"} </w:delInstrText>
        </w:r>
        <w:r w:rsidRPr="00865D34">
          <w:fldChar w:fldCharType="separate"/>
        </w:r>
        <w:r w:rsidR="00397FEA" w:rsidRPr="00865D34">
          <w:rPr>
            <w:vertAlign w:val="superscript"/>
          </w:rPr>
          <w:delText>16–18</w:delText>
        </w:r>
        <w:r w:rsidRPr="00865D34">
          <w:fldChar w:fldCharType="end"/>
        </w:r>
        <w:r w:rsidRPr="00865D34">
          <w:delText xml:space="preserve">. The Euler number quantifies loop formation within a network, where increasingly negative values denote higher connectivity and structural complexity. </w:delText>
        </w:r>
        <w:r w:rsidR="00817FFB" w:rsidRPr="00865D34">
          <w:delText xml:space="preserve">We adopted </w:delText>
        </w:r>
        <w:r w:rsidR="005E5680" w:rsidRPr="00865D34">
          <w:delText>the Euler number and loop count</w:delText>
        </w:r>
        <w:r w:rsidR="007E6843" w:rsidRPr="00865D34">
          <w:delText xml:space="preserve"> </w:delText>
        </w:r>
        <w:r w:rsidR="005E5680" w:rsidRPr="00865D34">
          <w:delText>as core elements of the Vascular Complexity Score</w:delText>
        </w:r>
        <w:r w:rsidR="00D212EE" w:rsidRPr="00865D34">
          <w:delText xml:space="preserve"> because t</w:delText>
        </w:r>
        <w:r w:rsidR="005E5680" w:rsidRPr="00865D34">
          <w:delText>hese metrics offer a robust framework to quantify the connectivity and structural organization of MNV</w:delText>
        </w:r>
        <w:r w:rsidR="00AE7832" w:rsidRPr="00865D34">
          <w:delText>.</w:delText>
        </w:r>
        <w:r w:rsidRPr="00865D34">
          <w:delText xml:space="preserve"> </w:delText>
        </w:r>
        <w:r w:rsidR="00B04821" w:rsidRPr="00865D34">
          <w:delText>For example, i</w:delText>
        </w:r>
        <w:r w:rsidR="005E5680" w:rsidRPr="00865D34">
          <w:delText>mmature neovascularization, driven by active angiogenesis, manifests as a dense, highly interconnected, and often chaotic plexus of fine capillaries forming a reticulated or honeycomb-like pattern</w:delText>
        </w:r>
        <w:r w:rsidR="006C2013" w:rsidRPr="00865D34">
          <w:fldChar w:fldCharType="begin"/>
        </w:r>
        <w:r w:rsidR="00397FEA" w:rsidRPr="00865D34">
          <w:delInstrText xml:space="preserve"> ADDIN ZOTERO_ITEM CSL_CITATION {"citationID":"w93Tfhtt","properties":{"unsorted":false,"formattedCitation":"\\super 19\\nosupersub{}","plainCitation":"19","noteIndex":0},"citationItems":[{"id":2309,"uris":["http://zotero.org/users/2658636/items/N3LDW6VU"],"itemData":{"id":2309,"type":"article-journal","abstract":"Tumor blood vessels are a key target for cancer therapeutic management. Tumor cells secrete high levels of pro-angiogenic factors which contribute to the creation of an abnormal vascular network characterized by disorganized, immature and permeable blood vessels, resulting in poorly perfused tumors. The hypoxic microenvironment created by impaired tumor perfusion can promote the selection of more invasive and aggressive tumor cells and can also impede the tumor-killing action of immune cells. Furthermore, abnormal tumor perfusion also reduces the diffusion of chemotherapeutic drugs and radiotherapy efficiency. To fight against this defective phenotype, the normalization of the tumor vasculature has emerged as a new therapeutic strategy. Vascular normalization, by restoring proper tumor perfusion and oxygenation, could limit tumor cell invasiveness and improve the effectiveness of anticancer treatments. In this review, we investigate the mechanisms involved in tumor angiogenesis and describe strategies used to achieve vascular normalization.","container-title":"Angiogenesis","DOI":"10.1007/s10456-017-9562-9","ISSN":"15737209","issue":"4","page":"409-426","PMID":"28660302","title":"Tumor angiogenesis and vascular normalization: alternative therapeutic targets","volume":"20","author":[{"family":"Viallard","given":"Claire"},{"family":"Larrivée","given":"Bruno"}],"issued":{"date-parts":[["2017"]]}}}],"schema":"https://github.com/citation-style-language/schema/raw/master/csl-citation.json"} </w:delInstrText>
        </w:r>
        <w:r w:rsidR="006C2013" w:rsidRPr="00865D34">
          <w:fldChar w:fldCharType="separate"/>
        </w:r>
        <w:r w:rsidR="00397FEA" w:rsidRPr="00865D34">
          <w:rPr>
            <w:vertAlign w:val="superscript"/>
          </w:rPr>
          <w:delText>19</w:delText>
        </w:r>
        <w:r w:rsidR="006C2013" w:rsidRPr="00865D34">
          <w:fldChar w:fldCharType="end"/>
        </w:r>
        <w:r w:rsidR="005E5680" w:rsidRPr="00865D34">
          <w:delText>. Euler number from the skeletonized MNV</w:delText>
        </w:r>
        <w:r w:rsidR="00EC60BE" w:rsidRPr="00865D34">
          <w:delText xml:space="preserve"> </w:delText>
        </w:r>
        <w:r w:rsidR="005E5680" w:rsidRPr="00865D34">
          <w:delText>provid</w:delText>
        </w:r>
        <w:r w:rsidR="00EC60BE" w:rsidRPr="00865D34">
          <w:delText>es</w:delText>
        </w:r>
        <w:r w:rsidR="005E5680" w:rsidRPr="00865D34">
          <w:delText xml:space="preserve"> a direct, quantitative biomarker of its mesh-like state</w:delText>
        </w:r>
        <w:r w:rsidR="00320E6F" w:rsidRPr="00865D34">
          <w:delText xml:space="preserve"> - a</w:delText>
        </w:r>
        <w:r w:rsidR="005E5680" w:rsidRPr="00865D34">
          <w:delText xml:space="preserve"> highly negative Euler number, in conjunction with an elevated loop count, strongly indicates an immature, actively proliferating, and potentially treatment-responsive lesion.</w:delText>
        </w:r>
        <w:r w:rsidR="00B04821" w:rsidRPr="00865D34">
          <w:delText xml:space="preserve"> Active MNV is also characterized by a highly complex and densely interconnected vascular architecture consistent with ongoing angiogenesis. </w:delText>
        </w:r>
        <w:r w:rsidR="006C4A95" w:rsidRPr="00865D34">
          <w:delText xml:space="preserve">As such </w:delText>
        </w:r>
        <w:r w:rsidR="00FF737C" w:rsidRPr="00865D34">
          <w:delText>a markedly negative Euler number reflect</w:delText>
        </w:r>
        <w:r w:rsidR="00F8089A" w:rsidRPr="00865D34">
          <w:delText>s</w:delText>
        </w:r>
        <w:r w:rsidR="00FF737C" w:rsidRPr="00865D34">
          <w:delText xml:space="preserve"> extensive vascular connectivity and numerous loop formations. Clinically, this configuration corresponds to active disease requiring treatment and is typically associated with a favorable response to anti-VEGF therapy.</w:delText>
        </w:r>
      </w:del>
    </w:p>
    <w:p w14:paraId="0B69BB29" w14:textId="77777777" w:rsidR="00D212EE" w:rsidRPr="00865D34" w:rsidRDefault="00D212EE" w:rsidP="00FF737C">
      <w:pPr>
        <w:spacing w:line="480" w:lineRule="auto"/>
        <w:rPr>
          <w:del w:id="583" w:author="rev1" w:date="2026-08-03T13:04:00Z" w16du:dateUtc="2026-08-03T04:04:00Z"/>
        </w:rPr>
      </w:pPr>
    </w:p>
    <w:p w14:paraId="0DE6E758" w14:textId="30C24B6D" w:rsidR="00FF737C" w:rsidRPr="00865D34" w:rsidRDefault="006000B3" w:rsidP="00FF737C">
      <w:pPr>
        <w:spacing w:line="480" w:lineRule="auto"/>
        <w:rPr>
          <w:del w:id="584" w:author="rev1" w:date="2026-08-03T13:04:00Z" w16du:dateUtc="2026-08-03T04:04:00Z"/>
        </w:rPr>
      </w:pPr>
      <w:del w:id="585" w:author="rev1" w:date="2026-08-03T13:04:00Z" w16du:dateUtc="2026-08-03T04:04:00Z">
        <w:r w:rsidRPr="00865D34">
          <w:delText>Terms such as “dead tree,” “tree in bud,” “medusa,” “sea fan,” and “glomerular” have previously been applied in a primarily descriptive and subjective manner</w:delText>
        </w:r>
        <w:r w:rsidR="001B4F57" w:rsidRPr="00865D34">
          <w:delText xml:space="preserve"> </w:delText>
        </w:r>
        <w:r w:rsidR="001B4F57" w:rsidRPr="00865D34">
          <w:fldChar w:fldCharType="begin"/>
        </w:r>
        <w:r w:rsidR="00397FEA" w:rsidRPr="00865D34">
          <w:delInstrText xml:space="preserve"> ADDIN ZOTERO_ITEM CSL_CITATION {"citationID":"Srzfa4l5","properties":{"unsorted":true,"formattedCitation":"\\super 20\\uc0\\u8211{}22\\nosupersub{}","plainCitation":"20–22","noteIndex":0},"citationItems":[{"id":4162,"uris":["http://zotero.org/users/2658636/items/7Z9T5X4D"],"itemData":{"id":4162,"type":"article-journal","abstract":"BACKGROUND: Optical coherence tomography angiography (OCTA) is an advanced imaging modality that provides high resolution images at the level of different retinal layers. This study aime to evaluate choroidal neovascular membranes (CNVMs) secondary to age-related macular degeneration (AMD) quantitatively and qualitatively, according to their classification, morphological features, and flow areas, using OCTA.\nMETHODS: In this descriptive, comparative, cross-sectional study, CNVMs were divided into 2 groups according to their classification as type 1 or type 2 neovascularization. Mied CNVMs were excluded from the study. The size (mm2) and the flow area (mm2) of the CNVMs were calculated via OCTA and the presence of the perivascular halo and loop anastomoses were analyzed. The morphological appearance of the CNVMs were classified as: medusa, sea-fan, lacy-wheel, glomerular, dead tree, and mature vascular networks.\nRESULTS: Of the 85 eyes assessed for eligibility, 45 eyes of 34 individuals with CNVM were enrolled in this retrospective study. Twenty-eight eyes had type 1 and 17 eyes had type 2 CNVMs. The mean size and flow area were greater in type 1 than in type 2 CNVMs (mean [standard deviation], 6.69 [4.54] and 3.61 [3.56] mm2 versus 3.04 [1.98] and 1.77 [1.62] mm2; P = 0.044 and 0.046, respectively). Among the 22 eyes with type 1 CNVMs and the 9 eyes with type 2 CNVMs, 31 eyes had exudative membranes. Among the eyes with exudative CNVMs, 22 eyes had a perivascular halo and 22 eyes had loop anastomoses; this was significantly more than in the non-exudative eyes (P = 0.042 and 0.041, respectively). The lacy-wheel (38.7%) and dead tree (71.4%) patterns were the most frequent morphological appearance of the CNVMs in the exudative and non-exudative membranes, respectively.\nCONCLUSIONS: OCTA provides objective documantation about CNVMs. A perivascular dark halo around CNVMs could be a criterion to define exudative membranes activity.","container-title":"Medical Hypothesis, Discovery &amp; Innovation Ophthalmology Journal","DOI":"10.51329/mehdiophthal1423","ISSN":"2322-3219","issue":"2","journalAbbreviation":"Med Hypothesis Discov Innov Ophthalmol","language":"eng","page":"67-73","PMID":"37641611","PMCID":"PMC10460227","source":"PubMed","title":"Comparison of optical coherence tomography angiography features in type 1 versus type 2 choroidal neovascular membranes secondary to age-related macular degeneration","volume":"10","author":[{"family":"Goker","given":"Yasin Sakir"},{"family":"Demir","given":"Gokhan"}],"issued":{"date-parts":[["2021"]]}}},{"id":4159,"uris":["http://zotero.org/users/2658636/items/ZX5I9ZKJ"],"itemData":{"id":4159,"type":"article-journal","abstract":"The present study aimed to examine the optical coherence tomography angiography (OCTA) parameters associated with macular neovascularization (MNV) in patients diagnosed with neovascular age-related macular degeneration (nAMD) and treated with either intravitreal conbercept (IVC) or ranibizumab (IVR). It enrolled 39 nAMD patients presenting with MNV, including 23 in the IVC group and 16 in the IVR group. All participants were treatment-naïve with intravitreal therapy and they underwent treatment following a '3+PRN' regimen. The MNV patterns identified through OCTA were categorized as Medusa, tangled, seafan and other variations. Key outcome measures encompassed best-corrected visual acuity (BCVA), MNV vascular area (MNV-VA), MNV vascular density (MNV-VD) ratio and central macular thickness (CMT). In the present study, 44 eyes were included, with 28 eyes undergoing treatment with IVC and 18 eyes with IVR. On day 90, there was a statistically significant improvement in mean BCVA from baseline among all patients treated with IVC (P=0.002). Notably, improved outcomes were observed in those with the 'tangled' pattern compared with the other three patterns (P=0.007). CMT exhibited a significant decrease from baseline (P=0.007), with consistent improvement observed across all four patterns (P=0.052) on day 90. The mean MNV-VA decreased in all patients, reaching statistical significance for the Medusa pattern (P=0.008), although the improvement in visual acuity was deemed unsatisfactory. Patients with the seafan pattern treated with IVR improved significantly in BCVA (P=0.042). The mean CMT significantly improved from baseline (P=0.001), consistent across the four patterns (P=0.114). Significant improvements were noted in the mean MNV-VA for the seafan pattern and in the mean MNV-VD ratio for the other patterns. The two regimens had no significant differences regarding BCVA, CMT, and MNV parameters. Conbercept emerged as a viable treatment option for patients presenting with tangled MNV patterns. On the other hand, ranibizumab might be considered an effective intervention for individuals with seafan MNV patterns. Notably, the Medusa MNV pattern was associated with a morphologic configuration indicative of a poor prognosis.","container-title":"Experimental and Therapeutic Medicine","DOI":"10.3892/etm.2024.12501","ISSN":"1792-1015","issue":"5","journalAbbreviation":"Exp Ther Med","language":"eng","page":"214","PMID":"38590577","PMCID":"PMC11000451","source":"PubMed","title":"Comparative quantitative analysis of optical coherence tomography angiography in varied morphologies of macular neovascularization following intravitreal conbercept and ranibizumab treatments for neovascular age‑related macular degeneration","volume":"27","author":[{"family":"Li","given":"Jing"},{"family":"Yang","given":"Zhufang"},{"family":"Li","given":"Xueying"},{"family":"Li","given":"Di"},{"family":"Yang","given":"Jin"},{"family":"Dang","given":"Meijia"}],"issued":{"date-parts":[["2024",5]]}}},{"id":4165,"uris":["http://zotero.org/users/2658636/items/J35APUIN"],"itemData":{"id":4165,"type":"article-journal","abstract":"Importance The clinical implications of different morphologies of choroidal neovascularization (CNV), as evaluated by ocular coherence tomography angiography (OCTA) in neovascular age-related macular degeneration (nAMD), are lacking. Background To describe the morphology of CNV in nAMD using OCTA, and to compare the visual prognosis and other structural OCT biomarkers between different morphologic patterns. Design Retrospective cohort study. Participants One hundred and forty eyes with nAMD treated with anti-vascular endothelial growth factor (VEGF). Methods Patients were examined using OCTA prior to and at 3, 6 and 12 months after receiving anti-VEGF therapy. Main Outcome Measures Best-corrected visual acuity (BCVA) and morphologic retinal features. Results Organized CNV was identified in 110/140 eyes (78.6%) using OCTA. These CNV complexes could be divided into three OCTA patterns: the ‘medusa’ pattern (n = 41), characterized by branching vessels radiating in all directions; the ‘seafan’ pattern (n = 43), characterized by branching vessels radiating to one side of the lesion; and the ‘tangled’ pattern (n = 26), characterized by globular entwined vessels without a main trunk. At baseline, the eyes with the tangled pattern were from younger patients (P = .031) with better BCVA (P = .007). There were also fewer intraretinal cysts (P = .021), less fibrovascular pigment epithelial detachment (P = .009), and more pachychoroid (P = .007) in eyes with the tangled pattern on OCT. At 12 months post-treatment, patients with the tangled CNV pattern also showed greater visual improvement than patients with the other two patterns (P = .049). Conclusions and Relevance Using OCTA, distinct morphologies of CNV in nAMD patients were identified. These different patterns might be useful predictors for the prognosis of nAMD patients after anti-VEGF therapy.","container-title":"Clinical &amp; Experimental Ophthalmology","DOI":"10.1111/ceo.13797","ISSN":"1442-9071","issue":"7","language":"en","license":"© 2020 Royal Australian and New Zealand College of Ophthalmologists","note":"_eprint: https://onlinelibrary.wiley.com/doi/pdf/10.1111/ceo.13797","page":"927-937","source":"Wiley Online Library","title":"Comparison of different morphologies of choroidal neovascularization evaluated by ocular coherence tomography angiography in age-related macular degeneration","volume":"48","author":[{"family":"Tew","given":"Teck Boon"},{"family":"Lai","given":"Tso-Ting"},{"family":"Hsieh","given":"Yi-Ting"},{"family":"Ho","given":"Tzyy-Chang"},{"family":"Yang","given":"Chung-May"},{"family":"Yang","given":"Chang-Hao"}],"issued":{"date-parts":[["2020"]]}}}],"schema":"https://github.com/citation-style-language/schema/raw/master/csl-citation.json"} </w:delInstrText>
        </w:r>
        <w:r w:rsidR="001B4F57" w:rsidRPr="00865D34">
          <w:fldChar w:fldCharType="separate"/>
        </w:r>
        <w:r w:rsidR="00397FEA" w:rsidRPr="00865D34">
          <w:rPr>
            <w:vertAlign w:val="superscript"/>
          </w:rPr>
          <w:delText>20–22</w:delText>
        </w:r>
        <w:r w:rsidR="001B4F57" w:rsidRPr="00865D34">
          <w:fldChar w:fldCharType="end"/>
        </w:r>
        <w:r w:rsidRPr="00865D34">
          <w:delText>. In contrast, the proposed framework provides operational definitions for these lesion phenotypes. Lesions corresponding to the “dead tree” pattern are characterized in this system by large</w:delText>
        </w:r>
        <w:r w:rsidRPr="00865D34">
          <w:noBreakHyphen/>
          <w:delText>caliber trunk vessels with limited fine branching, high Vascular Stability Scores, low junction density, and an Euler number approaching zero, indicating loop loss and network simplification consistent with nonexudative, low</w:delText>
        </w:r>
        <w:r w:rsidRPr="00865D34">
          <w:noBreakHyphen/>
          <w:delText>angiogenic MNV. Medusa and glomerular patterns, both reflecting dense, high</w:delText>
        </w:r>
        <w:r w:rsidRPr="00865D34">
          <w:noBreakHyphen/>
          <w:delText>flow vascular networks, are represented as highly complex, loop</w:delText>
        </w:r>
        <w:r w:rsidRPr="00865D34">
          <w:noBreakHyphen/>
          <w:delText>rich configurations occupying the upper range of the Vascular Complexity Score, while remaining distinguishable based on differences in trunk distribution and junction density. By expressing both stabilization and arteriolarization in quantitative terms and demonstrating that the corresponding scores converge across acquisition protocols, this framework recasts qualitative pattern labels as reproducible, cross</w:delText>
        </w:r>
        <w:r w:rsidRPr="00865D34">
          <w:noBreakHyphen/>
          <w:delText>device measurable states that separate benign remodeling from treatment</w:delText>
        </w:r>
        <w:r w:rsidRPr="00865D34">
          <w:noBreakHyphen/>
          <w:delText>resistant vascular transformation and refine prognostic interpretation.</w:delText>
        </w:r>
      </w:del>
    </w:p>
    <w:p w14:paraId="420178E5" w14:textId="77777777" w:rsidR="00664ADC" w:rsidRPr="00865D34" w:rsidRDefault="00664ADC" w:rsidP="00FF737C">
      <w:pPr>
        <w:spacing w:line="480" w:lineRule="auto"/>
        <w:rPr>
          <w:del w:id="586" w:author="rev1" w:date="2026-08-03T13:04:00Z" w16du:dateUtc="2026-08-03T04:04:00Z"/>
        </w:rPr>
      </w:pPr>
    </w:p>
    <w:p w14:paraId="6E45E4FF" w14:textId="455C5558" w:rsidR="00FF737C" w:rsidRPr="00865D34" w:rsidRDefault="00664ADC" w:rsidP="00FF737C">
      <w:pPr>
        <w:spacing w:line="480" w:lineRule="auto"/>
        <w:rPr>
          <w:del w:id="587" w:author="rev1" w:date="2026-08-03T13:04:00Z" w16du:dateUtc="2026-08-03T04:04:00Z"/>
        </w:rPr>
      </w:pPr>
      <w:del w:id="588" w:author="rev1" w:date="2026-08-03T13:04:00Z" w16du:dateUtc="2026-08-03T04:04:00Z">
        <w:r w:rsidRPr="00865D34">
          <w:delText>L</w:delText>
        </w:r>
        <w:r w:rsidR="006000B3" w:rsidRPr="00865D34">
          <w:delText>ast</w:delText>
        </w:r>
        <w:r w:rsidR="00FF737C" w:rsidRPr="00865D34">
          <w:delText xml:space="preserve">ly, our work addresses a long-standing terminological ambiguity in the MNV literature. Terms such as “maturation,” “arterialization,” and “abnormalization” have been used inconsistently and at times interchangeably </w:delText>
        </w:r>
        <w:r w:rsidR="00D743CF" w:rsidRPr="00865D34">
          <w:fldChar w:fldCharType="begin"/>
        </w:r>
        <w:r w:rsidR="00397FEA" w:rsidRPr="00865D34">
          <w:delInstrText xml:space="preserve"> ADDIN ZOTERO_ITEM CSL_CITATION {"citationID":"0CkfRTZA","properties":{"unsorted":false,"formattedCitation":"\\super 23\\uc0\\u8211{}25\\nosupersub{}","plainCitation":"23–25","noteIndex":0},"citationItems":[{"id":2274,"uris":["http://zotero.org/users/2658636/items/VZKYXVT6"],"itemData":{"id":2274,"type":"article-journal","abstract":"Intravitreal anti-vascular endothelial growth factor (VEGF) drugs have revolutionized the treatment of neovascular age-related macular degeneration (NVAMD). However, many patients suffer from incomplete response to anti-VEGF therapy (IRT), which is defined as (1) persistent (plasma) fluid exudation; (2) unresolved or new hemorrhage; (3) progressive lesion fibrosis; and/or (4) suboptimal vision recovery. The first three of these collectively comprise the problem of persistent disease activity (PDA) in spite of anti-VEGF therapy. Meanwhile, the problem of suboptimal vision recovery (SVR) is defined as a failure to achieve excellent functional visual acuity of 20/40 or better in spite of sufficient anti-VEGF treatment. Thus, incomplete response to anti-VEGF therapy, and specifically PDA and SVR, represent significant clinical unmet needs. In this review, we will explore PDA and SVR in NVAMD, characterizing the clinical manifestations and exploring the pathobiology of each. We will demonstrate that PDA occurs most frequently in NVAMD patients who develop high-flow CNV lesions with arteriolarization, in contrast to patients with capillary CNV who are highly responsive to anti-VEGF therapy. We will review investigations of experimental CNV and demonstrate that both types of CNV can be modeled in mice. We will present and consider a provocative hypothesis: formation of arteriolar CNV occurs via a distinct pathobiology, termed neovascular remodeling (NVR), wherein blood-derived macrophages infiltrate the incipient CNV lesion, recruit bone marrow-derived mesenchymal precursor cells (MPCs) from the circulation, and activate MPCs to become vascular smooth muscle cells (VSMCs) and myofibroblasts, driving the development of high-flow CNV with arteriolarization and perivascular fibrosis. In considering SVR, we will discuss the concept that limited or poor vision in spite of anti-VEGF may not be caused simply by photoreceptor degeneration but instead may be associated with photoreceptor synaptic dysfunction in the neurosensory retina overlying CNV, triggered by infiltrating blood-derived macrophages and mediated by Müller cell activation Finally, for each of PDA and SVR, we will discuss current approaches to disease management and treatment and consider novel avenues for potential future therapies.","container-title":"Progress in Retinal and Eye Research","DOI":"10.1016/j.preteyeres.2020.100906","ISSN":"18731635","issue":"September 2020","page":"100906","PMID":"33022379","publisher":"Elsevier Ltd","title":"Incomplete response to Anti-VEGF therapy in neovascular AMD: Exploring disease mechanisms and therapeutic opportunities.","volume":"82","author":[{"family":"Mettu","given":"Priyatham S."},{"family":"Allingham","given":"Michael J."},{"family":"Cousins","given":"Scott W."}],"issued":{"date-parts":[["2021"]]}}},{"id":1216,"uris":["http://zotero.org/users/2658636/items/ISRX9CP5"],"itemData":{"id":1216,"type":"article-journal","abstract":"Age-related macular degeneration (AMD) is a leading cause of blindness among older individuals, and its prevalence is rapidly increasing due to the aging population. Choroidal neovascularization (CNV) or wet AMD, which accounts for 10%-20% of all AMD cases, is responsible for an alarming 80%-90% of AMD-related blindness. Current anti-VEGF therapies show suboptimal responses in approximately 50% of patients. Resistance to anti-VEGF treatment in CNV patients is often associated with arteriolar CNV, while responders tend to have capillary CNV. While fluorescein angiography (FA) is commonly used to assess leakage patterns in wet AMD patients and animal models, it does not provide information about CNV vascular morphology (arteriolar CNV vs. capillary CNV). This protocol introduces the use of indocyanine green angiography (ICGA) to characterize lesion types in laser-induced CNV mouse models. This method is crucial for investigating the mechanisms and treatment strategies for anti-VEGF resistance in wet AMD. It is recommended to incorporate ICGA alongside FA for comprehensive assessment of both leakage and vascular features of CNV in mechanistic and therapeutic studies.","container-title":"Journal of visualized experiments : JoVE","DOI":"10.3791/65682","journalAbbreviation":"Journal of visualized experiments : JoVE","title":"Characterization of Vascular Morphology of Neovascular Age-Related Macular Degeneration by Indocyanine Green Angiography.","URL":"https://consensus.app/papers/characterization-of-vascular-morphology-of-neovascular-attarde-riad/561f41acab2357469dc7bfd03114ac4b/","volume":"198","author":[{"family":"Attarde","given":"Anish"},{"family":"Riad","given":"T."},{"family":"Zhang","given":"Zhao"},{"family":"Ahir","given":"Manisha"},{"family":"Fu","given":"Yingbin"}],"issued":{"date-parts":[["2023"]]}}},{"id":1212,"uris":["http://zotero.org/users/2658636/items/8RK6XC6F"],"itemData":{"id":1212,"type":"article-journal","abstract":"Despite extensive use of intravitreal anti-vascular endothelial growth factor (anti-VEGF) biologics for over a decade, neovascular age-related macular degeneration (nAMD) or choroidal neovascularization (CNV) continues to be a major cause of irreversible vision loss in developed countries. Many nAMD patients demonstrate persistent disease activity or experience declining responses over time despite anti-VEGF treatment. The underlying mechanisms of anti-VEGF resistance are poorly understood, and no effective treatment strategies are available to date. Here we review evidence from animal models and clinical studies that supports the roles of neovascular remodeling and arteriolar CNV formation in anti-VEGF resistance. Cholesterol dysregulation, inflammation, and ensuing macrophage activation are critically involved in arteriolar CNV formation and anti-VEGF resistance. Combination therapy by neutralizing VEGF and enhancing cholesterol removal from macrophages is a promising strategy to combat anti-VEGF resistance in CNV.","container-title":"Biomolecules","DOI":"10.3390/biom14030252","journalAbbreviation":"Biomolecules","page":"252","title":"Treatment Strategies for Anti-VEGF Resistance in Neovascular Age-Related Macular Degeneration by Targeting Arteriolar Choroidal Neovascularization.","volume":"14","author":[{"family":"Fu","given":"Yingbin"},{"family":"Zhang","given":"Zhao"},{"family":"Webster","given":"Keith"},{"family":"Paulus","given":"Y."}],"issued":{"date-parts":[["2024"]]}}}],"schema":"https://github.com/citation-style-language/schema/raw/master/csl-citation.json"} </w:delInstrText>
        </w:r>
        <w:r w:rsidR="00D743CF" w:rsidRPr="00865D34">
          <w:fldChar w:fldCharType="separate"/>
        </w:r>
        <w:r w:rsidR="00397FEA" w:rsidRPr="00865D34">
          <w:rPr>
            <w:vertAlign w:val="superscript"/>
          </w:rPr>
          <w:delText>23–25</w:delText>
        </w:r>
        <w:r w:rsidR="00D743CF" w:rsidRPr="00865D34">
          <w:fldChar w:fldCharType="end"/>
        </w:r>
        <w:r w:rsidR="00FF737C" w:rsidRPr="00865D34">
          <w:delText xml:space="preserve">. This lack of standardization has impeded objective assessment of treatment response. Our framework contributes to resolving this issue by directly mapping these biological processes to quantitative metrics. </w:delText>
        </w:r>
        <w:r w:rsidR="00554C6C" w:rsidRPr="00865D34">
          <w:delText xml:space="preserve">In addition, </w:delText>
        </w:r>
        <w:r w:rsidR="00FF737C" w:rsidRPr="00865D34">
          <w:delText xml:space="preserve">Arterialization, defined as the formation of large-caliber, potentially treatment-resistant vessels, is captured by our Arteriolarization Segment Detection algorithm. </w:delText>
        </w:r>
        <w:r w:rsidR="00554C6C" w:rsidRPr="00865D34">
          <w:delText>T</w:delText>
        </w:r>
        <w:r w:rsidR="00FF737C" w:rsidRPr="00865D34">
          <w:delText>he unstable vascular state described by Spaide as abnormalization</w:delText>
        </w:r>
        <w:r w:rsidR="00435FF0" w:rsidRPr="00865D34">
          <w:delText xml:space="preserve"> </w:delText>
        </w:r>
        <w:r w:rsidR="00435FF0" w:rsidRPr="00865D34">
          <w:fldChar w:fldCharType="begin"/>
        </w:r>
        <w:r w:rsidR="00397FEA" w:rsidRPr="00865D34">
          <w:delInstrText xml:space="preserve"> ADDIN ZOTERO_ITEM CSL_CITATION {"citationID":"L8ZhsyQO","properties":{"unsorted":false,"formattedCitation":"\\super 26\\nosupersub{}","plainCitation":"26","noteIndex":0},"citationItems":[{"id":1214,"uris":["http://zotero.org/users/2658636/items/HE4J897B"],"itemData":{"id":1214,"type":"article-journal","abstract":"&lt;h4&gt;Purpose&lt;/h4&gt;To investigate the vascular appearance of choroidal neovascularization (CNV) treated with recurrent intravitreous anti-vascular endothelial growth factor (VEGF) injections, which have been proposed to cause transient vascular normalization along with decreased vascularity and leakage.&lt;h4&gt;Design&lt;/h4&gt;Retrospective case series with perspective on the topic.&lt;h4&gt;Methods&lt;/h4&gt;Patients with treated CNV secondary to age-related macular degeneration from a community-based retinal referral practice were evaluated with optical coherence tomography angiography employing split-spectrum amplitude decorrelation. The choroidal neovascular morphology of the 17 eyes of 14 consecutive patients was described.&lt;h4&gt;Results&lt;/h4&gt;The mean age of the patients, 8 men and 6 women, was 78.4 (standard deviation ± 9.3) years. The mean greatest linear dimension of the lesion was 3600 μm. The mean number of anti-VEGF injections was 47 (±21). The vascular diameter of the vessels in the CNV appeared large even in small lesions, with feeder vessels approaching the size of the major arcade vessels of the retina. The vessels had few branch points and many vascular anastomotic connections among larger vessels. There was a paucity of capillaries visualized within the lesions.&lt;h4&gt;Conclusions&lt;/h4&gt;The findings of this study do not support the hypothesis of vascular normalization in eyes receiving recurrent periodic antiangiogenic treatment. The observed \"abnormalization\" of the vessels may be explained by periodic pruning of angiogenic vascular sprouts by VEGF withdrawal in the face of unimpeded arteriogenesis. As the eye is a readily accessible VEGF laboratory, features expressed therein may also apply to neovascularization elsewhere in the body, such as in tumors.","container-title":"American journal of ophthalmology","DOI":"10.1016/j.ajo.2015.04.012","journalAbbreviation":"American journal of ophthalmology","page":"6-16","title":"Optical Coherence Tomography Angiography Signs of Vascular Abnormalization With Antiangiogenic Therapy for Choroidal Neovascularization.","volume":"160 1","author":[{"family":"Spaide","given":"R."}],"issued":{"date-parts":[["2015"]]}}}],"schema":"https://github.com/citation-style-language/schema/raw/master/csl-citation.json"} </w:delInstrText>
        </w:r>
        <w:r w:rsidR="00435FF0" w:rsidRPr="00865D34">
          <w:fldChar w:fldCharType="separate"/>
        </w:r>
        <w:r w:rsidR="00397FEA" w:rsidRPr="00865D34">
          <w:rPr>
            <w:vertAlign w:val="superscript"/>
          </w:rPr>
          <w:delText>26</w:delText>
        </w:r>
        <w:r w:rsidR="00435FF0" w:rsidRPr="00865D34">
          <w:fldChar w:fldCharType="end"/>
        </w:r>
        <w:r w:rsidR="00FF737C" w:rsidRPr="00865D34">
          <w:delText xml:space="preserve"> is quantified by the Vascular Stability Score, with low values indicating an unstable, treatment-responsive phenotype and high values reflecting maturation and stabilization. </w:delText>
        </w:r>
      </w:del>
    </w:p>
    <w:p w14:paraId="0A6EF62A" w14:textId="77777777" w:rsidR="00FF737C" w:rsidRPr="00865D34" w:rsidRDefault="00FF737C" w:rsidP="00FF737C">
      <w:pPr>
        <w:spacing w:line="480" w:lineRule="auto"/>
        <w:rPr>
          <w:del w:id="589" w:author="rev1" w:date="2026-08-03T13:04:00Z" w16du:dateUtc="2026-08-03T04:04:00Z"/>
        </w:rPr>
      </w:pPr>
    </w:p>
    <w:p w14:paraId="2BD65D67" w14:textId="41823F61" w:rsidR="00BB22F1" w:rsidRPr="00865D34" w:rsidRDefault="00BB22F1" w:rsidP="00BB22F1">
      <w:pPr>
        <w:spacing w:line="480" w:lineRule="auto"/>
        <w:rPr>
          <w:del w:id="590" w:author="rev1" w:date="2026-08-03T13:04:00Z" w16du:dateUtc="2026-08-03T04:04:00Z"/>
          <w:b/>
          <w:bCs/>
        </w:rPr>
      </w:pPr>
      <w:del w:id="591" w:author="rev1" w:date="2026-08-03T13:04:00Z" w16du:dateUtc="2026-08-03T04:04:00Z">
        <w:r w:rsidRPr="00865D34">
          <w:rPr>
            <w:b/>
            <w:bCs/>
          </w:rPr>
          <w:delText>Conclusion</w:delText>
        </w:r>
      </w:del>
    </w:p>
    <w:p w14:paraId="59CA0AEA" w14:textId="77777777" w:rsidR="00BB22F1" w:rsidRPr="00865D34" w:rsidRDefault="00BB22F1" w:rsidP="00BB22F1">
      <w:pPr>
        <w:spacing w:line="480" w:lineRule="auto"/>
        <w:rPr>
          <w:del w:id="592" w:author="rev1" w:date="2026-08-03T13:04:00Z" w16du:dateUtc="2026-08-03T04:04:00Z"/>
        </w:rPr>
      </w:pPr>
      <w:del w:id="593" w:author="rev1" w:date="2026-08-03T13:04:00Z" w16du:dateUtc="2026-08-03T04:04:00Z">
        <w:r w:rsidRPr="00865D34">
          <w:delText>We have developed and validated a novel, semi-automated ImageJ-based system that represents a paradigm shift in the quantitative analysis of macular neovascularization. By systematically addressing the methodological flaws of existing tools, incorporating all major established biomarkers from the most recent literature, and introducing a suite of innovative, integrated scores for complexity, stability, and spatial organization, our system provides the most comprehensive and accurate characterization of MNV architecture to date. Crucially, it is the first system to provide quantitative tools to differentiate the clinically critical pathways of arterialization and abnormalization, and to offer an automated morphological-pathophysiological classification logic that resolves long-standing terminological ambiguities. This powerful new platform standardizes research, accelerates the discovery of prognostic imaging biomarkers, and ultimately enhances the clinical management of neovascular AMD.</w:delText>
        </w:r>
      </w:del>
    </w:p>
    <w:p w14:paraId="37118C53" w14:textId="77777777" w:rsidR="00BB22F1" w:rsidRPr="00865D34" w:rsidRDefault="00BB22F1" w:rsidP="00BB22F1">
      <w:pPr>
        <w:spacing w:line="480" w:lineRule="auto"/>
        <w:rPr>
          <w:del w:id="594" w:author="rev1" w:date="2026-08-03T13:04:00Z" w16du:dateUtc="2026-08-03T04:04:00Z"/>
        </w:rPr>
      </w:pPr>
    </w:p>
    <w:p w14:paraId="37411369" w14:textId="77777777" w:rsidR="00BB22F1" w:rsidRPr="00865D34" w:rsidRDefault="00BB22F1" w:rsidP="00BB22F1">
      <w:pPr>
        <w:spacing w:line="480" w:lineRule="auto"/>
        <w:rPr>
          <w:b/>
          <w:bCs/>
        </w:rPr>
      </w:pPr>
      <w:r w:rsidRPr="00865D34">
        <w:rPr>
          <w:b/>
          <w:bCs/>
        </w:rPr>
        <w:t>References</w:t>
      </w:r>
    </w:p>
    <w:p w14:paraId="39F59660" w14:textId="77777777" w:rsidR="00AE3B16" w:rsidRPr="00865D34" w:rsidRDefault="00DB7166" w:rsidP="00372CDE">
      <w:pPr>
        <w:widowControl/>
        <w:numPr>
          <w:ilvl w:val="0"/>
          <w:numId w:val="6"/>
        </w:numPr>
        <w:spacing w:after="200" w:line="480" w:lineRule="auto"/>
        <w:ind w:left="0" w:firstLine="0"/>
        <w:rPr>
          <w:ins w:id="595" w:author="rev1" w:date="2026-08-03T13:04:00Z" w16du:dateUtc="2026-08-03T04:04:00Z"/>
          <w:color w:val="000000" w:themeColor="text1"/>
        </w:rPr>
      </w:pPr>
      <w:ins w:id="596" w:author="rev1" w:date="2026-08-03T13:04:00Z" w16du:dateUtc="2026-08-03T04:04:00Z">
        <w:r w:rsidRPr="00865D34">
          <w:rPr>
            <w:color w:val="000000" w:themeColor="text1"/>
          </w:rPr>
          <w:t xml:space="preserve">Guo, J., Tang, W., Xu, S., Liu, W. &amp; Xu, G. OCTA evaluation of treatment-naïve flat irregular PED (FIPED)-associated CNV in chronic central serous chorioretinopathy before and after half-dose PDT. </w:t>
        </w:r>
        <w:r w:rsidRPr="00865D34">
          <w:rPr>
            <w:i/>
            <w:iCs/>
            <w:color w:val="000000" w:themeColor="text1"/>
          </w:rPr>
          <w:t>Eye</w:t>
        </w:r>
        <w:r w:rsidRPr="00865D34">
          <w:rPr>
            <w:color w:val="000000" w:themeColor="text1"/>
          </w:rPr>
          <w:t xml:space="preserve"> 35, 2871–2878 (2021).</w:t>
        </w:r>
      </w:ins>
    </w:p>
    <w:p w14:paraId="1D96B865" w14:textId="77777777" w:rsidR="00AE3B16" w:rsidRPr="00865D34" w:rsidRDefault="00DB7166" w:rsidP="00372CDE">
      <w:pPr>
        <w:widowControl/>
        <w:numPr>
          <w:ilvl w:val="0"/>
          <w:numId w:val="6"/>
        </w:numPr>
        <w:spacing w:after="200" w:line="480" w:lineRule="auto"/>
        <w:ind w:left="0" w:firstLine="0"/>
        <w:rPr>
          <w:ins w:id="597" w:author="rev1" w:date="2026-08-03T13:04:00Z" w16du:dateUtc="2026-08-03T04:04:00Z"/>
          <w:color w:val="000000" w:themeColor="text1"/>
        </w:rPr>
      </w:pPr>
      <w:ins w:id="598" w:author="rev1" w:date="2026-08-03T13:04:00Z" w16du:dateUtc="2026-08-03T04:04:00Z">
        <w:r w:rsidRPr="00865D34">
          <w:rPr>
            <w:color w:val="000000" w:themeColor="text1"/>
          </w:rPr>
          <w:t xml:space="preserve">Zudaire, E., Gambardella, L., Kurcz, C. &amp; Vermeren, S. A Computational Tool for Quantitative Analysis of Vascular Networks. </w:t>
        </w:r>
        <w:r w:rsidRPr="00865D34">
          <w:rPr>
            <w:i/>
            <w:iCs/>
            <w:color w:val="000000" w:themeColor="text1"/>
          </w:rPr>
          <w:t>PLOS ONE</w:t>
        </w:r>
        <w:r w:rsidRPr="00865D34">
          <w:rPr>
            <w:color w:val="000000" w:themeColor="text1"/>
          </w:rPr>
          <w:t xml:space="preserve"> 6, e27385 (2011).</w:t>
        </w:r>
      </w:ins>
    </w:p>
    <w:p w14:paraId="3A2CB429" w14:textId="77777777" w:rsidR="00AE3B16" w:rsidRPr="00865D34" w:rsidRDefault="00DB7166" w:rsidP="00372CDE">
      <w:pPr>
        <w:widowControl/>
        <w:numPr>
          <w:ilvl w:val="0"/>
          <w:numId w:val="6"/>
        </w:numPr>
        <w:spacing w:after="200" w:line="480" w:lineRule="auto"/>
        <w:ind w:left="0" w:firstLine="0"/>
        <w:rPr>
          <w:ins w:id="599" w:author="rev1" w:date="2026-08-03T13:04:00Z" w16du:dateUtc="2026-08-03T04:04:00Z"/>
          <w:color w:val="000000" w:themeColor="text1"/>
        </w:rPr>
      </w:pPr>
      <w:ins w:id="600" w:author="rev1" w:date="2026-08-03T13:04:00Z" w16du:dateUtc="2026-08-03T04:04:00Z">
        <w:r w:rsidRPr="00865D34">
          <w:rPr>
            <w:color w:val="000000" w:themeColor="text1"/>
          </w:rPr>
          <w:t xml:space="preserve">Told, R. et al. Profiling neovascular age-related macular degeneration choroidal neovascularization lesion response to anti-vascular endothelial growth factor therapy using SSOCTA. </w:t>
        </w:r>
        <w:r w:rsidRPr="00865D34">
          <w:rPr>
            <w:i/>
            <w:iCs/>
            <w:color w:val="000000" w:themeColor="text1"/>
          </w:rPr>
          <w:t>Acta Ophthalmol. (Copenh.)</w:t>
        </w:r>
        <w:r w:rsidRPr="00865D34">
          <w:rPr>
            <w:color w:val="000000" w:themeColor="text1"/>
          </w:rPr>
          <w:t xml:space="preserve"> 99, e240–e246 (2021).</w:t>
        </w:r>
      </w:ins>
    </w:p>
    <w:p w14:paraId="60086EF2" w14:textId="77777777" w:rsidR="00AE3B16" w:rsidRPr="00865D34" w:rsidRDefault="00DB7166" w:rsidP="00372CDE">
      <w:pPr>
        <w:widowControl/>
        <w:numPr>
          <w:ilvl w:val="0"/>
          <w:numId w:val="6"/>
        </w:numPr>
        <w:spacing w:after="200" w:line="480" w:lineRule="auto"/>
        <w:ind w:left="0" w:firstLine="0"/>
        <w:rPr>
          <w:ins w:id="601" w:author="rev1" w:date="2026-08-03T13:04:00Z" w16du:dateUtc="2026-08-03T04:04:00Z"/>
          <w:color w:val="000000" w:themeColor="text1"/>
        </w:rPr>
      </w:pPr>
      <w:ins w:id="602" w:author="rev1" w:date="2026-08-03T13:04:00Z" w16du:dateUtc="2026-08-03T04:04:00Z">
        <w:r w:rsidRPr="00865D34">
          <w:rPr>
            <w:color w:val="000000" w:themeColor="text1"/>
          </w:rPr>
          <w:t xml:space="preserve">Montesel, A. et al. Quantitative response of macular neovascularisation to loading phase of aflibercept in neovascular age-related macular degeneration. </w:t>
        </w:r>
        <w:r w:rsidRPr="00865D34">
          <w:rPr>
            <w:i/>
            <w:iCs/>
            <w:color w:val="000000" w:themeColor="text1"/>
          </w:rPr>
          <w:t>Eye</w:t>
        </w:r>
        <w:r w:rsidRPr="00865D34">
          <w:rPr>
            <w:color w:val="000000" w:themeColor="text1"/>
          </w:rPr>
          <w:t xml:space="preserve"> 37, 3648–3655 (2023).</w:t>
        </w:r>
      </w:ins>
    </w:p>
    <w:p w14:paraId="3E9522E4" w14:textId="77777777" w:rsidR="00AE3B16" w:rsidRPr="00865D34" w:rsidRDefault="00DB7166" w:rsidP="00372CDE">
      <w:pPr>
        <w:widowControl/>
        <w:numPr>
          <w:ilvl w:val="0"/>
          <w:numId w:val="6"/>
        </w:numPr>
        <w:spacing w:after="200" w:line="480" w:lineRule="auto"/>
        <w:ind w:left="0" w:firstLine="0"/>
        <w:rPr>
          <w:ins w:id="603" w:author="rev1" w:date="2026-08-03T13:04:00Z" w16du:dateUtc="2026-08-03T04:04:00Z"/>
          <w:color w:val="000000" w:themeColor="text1"/>
        </w:rPr>
      </w:pPr>
      <w:ins w:id="604" w:author="rev1" w:date="2026-08-03T13:04:00Z" w16du:dateUtc="2026-08-03T04:04:00Z">
        <w:r w:rsidRPr="00865D34">
          <w:rPr>
            <w:color w:val="000000" w:themeColor="text1"/>
          </w:rPr>
          <w:t xml:space="preserve">Carlà, M. M. et al. MORPHOMETRIC CHANGES IN MACULAR NEOVASCULARIZATION ARCHITECTURE AFTER FARICIMAB TREATMENT IN NEOVASCULAR AGE-RELATED MACULAR DEGENERATION: Comparison Between Naive and Switched Eyes. </w:t>
        </w:r>
        <w:r w:rsidRPr="00865D34">
          <w:rPr>
            <w:i/>
            <w:iCs/>
            <w:color w:val="000000" w:themeColor="text1"/>
          </w:rPr>
          <w:t>Retina</w:t>
        </w:r>
        <w:r w:rsidRPr="00865D34">
          <w:rPr>
            <w:color w:val="000000" w:themeColor="text1"/>
          </w:rPr>
          <w:t xml:space="preserve"> 125–135 (2026) doi:10.1097/iae.0000000000004635.</w:t>
        </w:r>
      </w:ins>
    </w:p>
    <w:p w14:paraId="7A684AA8" w14:textId="77777777" w:rsidR="00AE3B16" w:rsidRPr="00865D34" w:rsidRDefault="00DB7166" w:rsidP="00372CDE">
      <w:pPr>
        <w:widowControl/>
        <w:numPr>
          <w:ilvl w:val="0"/>
          <w:numId w:val="6"/>
        </w:numPr>
        <w:spacing w:after="200" w:line="480" w:lineRule="auto"/>
        <w:ind w:left="0" w:firstLine="0"/>
        <w:rPr>
          <w:ins w:id="605" w:author="rev1" w:date="2026-08-03T13:04:00Z" w16du:dateUtc="2026-08-03T04:04:00Z"/>
          <w:color w:val="000000" w:themeColor="text1"/>
        </w:rPr>
      </w:pPr>
      <w:ins w:id="606" w:author="rev1" w:date="2026-08-03T13:04:00Z" w16du:dateUtc="2026-08-03T04:04:00Z">
        <w:r w:rsidRPr="00865D34">
          <w:rPr>
            <w:color w:val="000000" w:themeColor="text1"/>
          </w:rPr>
          <w:t xml:space="preserve">Munk, M. R. et al. OCT-angiography: A qualitative and quantitative comparison of 4 OCT-A devices. </w:t>
        </w:r>
        <w:r w:rsidRPr="00865D34">
          <w:rPr>
            <w:i/>
            <w:iCs/>
            <w:color w:val="000000" w:themeColor="text1"/>
          </w:rPr>
          <w:t>PLOS ONE</w:t>
        </w:r>
        <w:r w:rsidRPr="00865D34">
          <w:rPr>
            <w:color w:val="000000" w:themeColor="text1"/>
          </w:rPr>
          <w:t xml:space="preserve"> 12, e0177059 (2017).</w:t>
        </w:r>
      </w:ins>
    </w:p>
    <w:p w14:paraId="0E051A54" w14:textId="77777777" w:rsidR="00AE3B16" w:rsidRPr="00865D34" w:rsidRDefault="00DB7166" w:rsidP="00372CDE">
      <w:pPr>
        <w:widowControl/>
        <w:numPr>
          <w:ilvl w:val="0"/>
          <w:numId w:val="6"/>
        </w:numPr>
        <w:spacing w:after="200" w:line="480" w:lineRule="auto"/>
        <w:ind w:left="0" w:firstLine="0"/>
        <w:rPr>
          <w:ins w:id="607" w:author="rev1" w:date="2026-08-03T13:04:00Z" w16du:dateUtc="2026-08-03T04:04:00Z"/>
          <w:color w:val="000000" w:themeColor="text1"/>
        </w:rPr>
      </w:pPr>
      <w:ins w:id="608" w:author="rev1" w:date="2026-08-03T13:04:00Z" w16du:dateUtc="2026-08-03T04:04:00Z">
        <w:r w:rsidRPr="00865D34">
          <w:rPr>
            <w:color w:val="000000" w:themeColor="text1"/>
          </w:rPr>
          <w:t xml:space="preserve">Miere, A. et al. VASCULAR REMODELING OF CHOROIDAL NEOVASCULARIZATION AFTER ANTI-VASCULAR ENDOTHELIAL GROWTH FACTOR THERAPY VISUALIZED ON OPTICAL COHERENCE TOMOGRAPHY ANGIOGRAPHY. </w:t>
        </w:r>
        <w:r w:rsidRPr="00865D34">
          <w:rPr>
            <w:i/>
            <w:iCs/>
            <w:color w:val="000000" w:themeColor="text1"/>
          </w:rPr>
          <w:t>Retina</w:t>
        </w:r>
        <w:r w:rsidRPr="00865D34">
          <w:rPr>
            <w:color w:val="000000" w:themeColor="text1"/>
          </w:rPr>
          <w:t xml:space="preserve"> 39, 548–557 (2019).</w:t>
        </w:r>
      </w:ins>
    </w:p>
    <w:p w14:paraId="74CFAF67" w14:textId="77777777" w:rsidR="00AE3B16" w:rsidRPr="00865D34" w:rsidRDefault="00DB7166" w:rsidP="00372CDE">
      <w:pPr>
        <w:widowControl/>
        <w:numPr>
          <w:ilvl w:val="0"/>
          <w:numId w:val="6"/>
        </w:numPr>
        <w:spacing w:after="200" w:line="480" w:lineRule="auto"/>
        <w:ind w:left="0" w:firstLine="0"/>
        <w:rPr>
          <w:ins w:id="609" w:author="rev1" w:date="2026-08-03T13:04:00Z" w16du:dateUtc="2026-08-03T04:04:00Z"/>
          <w:color w:val="000000" w:themeColor="text1"/>
        </w:rPr>
      </w:pPr>
      <w:ins w:id="610" w:author="rev1" w:date="2026-08-03T13:04:00Z" w16du:dateUtc="2026-08-03T04:04:00Z">
        <w:r w:rsidRPr="00865D34">
          <w:rPr>
            <w:color w:val="000000" w:themeColor="text1"/>
          </w:rPr>
          <w:lastRenderedPageBreak/>
          <w:t xml:space="preserve">Tew, T. B. et al. Comparison of different morphologies of choroidal neovascularization evaluated by ocular coherence tomography angiography in age-related macular degeneration. </w:t>
        </w:r>
        <w:r w:rsidRPr="00865D34">
          <w:rPr>
            <w:i/>
            <w:iCs/>
            <w:color w:val="000000" w:themeColor="text1"/>
          </w:rPr>
          <w:t>Clin. Experiment. Ophthalmol.</w:t>
        </w:r>
        <w:r w:rsidRPr="00865D34">
          <w:rPr>
            <w:color w:val="000000" w:themeColor="text1"/>
          </w:rPr>
          <w:t xml:space="preserve"> 48, 927–937 (2020).</w:t>
        </w:r>
      </w:ins>
    </w:p>
    <w:p w14:paraId="5E88E6AC" w14:textId="77777777" w:rsidR="00AE3B16" w:rsidRPr="00865D34" w:rsidRDefault="00DB7166" w:rsidP="00372CDE">
      <w:pPr>
        <w:widowControl/>
        <w:numPr>
          <w:ilvl w:val="0"/>
          <w:numId w:val="6"/>
        </w:numPr>
        <w:spacing w:after="200" w:line="480" w:lineRule="auto"/>
        <w:ind w:left="0" w:firstLine="0"/>
        <w:rPr>
          <w:ins w:id="611" w:author="rev1" w:date="2026-08-03T13:04:00Z" w16du:dateUtc="2026-08-03T04:04:00Z"/>
          <w:color w:val="000000" w:themeColor="text1"/>
        </w:rPr>
      </w:pPr>
      <w:ins w:id="612" w:author="rev1" w:date="2026-08-03T13:04:00Z" w16du:dateUtc="2026-08-03T04:04:00Z">
        <w:r w:rsidRPr="00865D34">
          <w:rPr>
            <w:color w:val="000000" w:themeColor="text1"/>
          </w:rPr>
          <w:t xml:space="preserve">Oliveira, W. S., Teixeira, J. V., Ren, T. I., Cavalcanti, G. D. C. &amp; Sijbers, J. Unsupervised Retinal Vessel Segmentation Using Combined Filters. </w:t>
        </w:r>
        <w:r w:rsidRPr="00865D34">
          <w:rPr>
            <w:i/>
            <w:iCs/>
            <w:color w:val="000000" w:themeColor="text1"/>
          </w:rPr>
          <w:t>PLoS ONE</w:t>
        </w:r>
        <w:r w:rsidRPr="00865D34">
          <w:rPr>
            <w:color w:val="000000" w:themeColor="text1"/>
          </w:rPr>
          <w:t xml:space="preserve"> 11, e0149943 (2016).</w:t>
        </w:r>
      </w:ins>
    </w:p>
    <w:p w14:paraId="45062FAC" w14:textId="77777777" w:rsidR="00AE3B16" w:rsidRPr="00865D34" w:rsidRDefault="00DB7166" w:rsidP="00372CDE">
      <w:pPr>
        <w:widowControl/>
        <w:numPr>
          <w:ilvl w:val="0"/>
          <w:numId w:val="6"/>
        </w:numPr>
        <w:spacing w:after="200" w:line="480" w:lineRule="auto"/>
        <w:ind w:left="0" w:firstLine="0"/>
        <w:rPr>
          <w:ins w:id="613" w:author="rev1" w:date="2026-08-03T13:04:00Z" w16du:dateUtc="2026-08-03T04:04:00Z"/>
          <w:color w:val="000000" w:themeColor="text1"/>
        </w:rPr>
      </w:pPr>
      <w:ins w:id="614" w:author="rev1" w:date="2026-08-03T13:04:00Z" w16du:dateUtc="2026-08-03T04:04:00Z">
        <w:r w:rsidRPr="00865D34">
          <w:rPr>
            <w:color w:val="000000" w:themeColor="text1"/>
          </w:rPr>
          <w:t xml:space="preserve">Ma, Y. et al. Multichannel Retinal Blood Vessel Segmentation Based on the Combination of Matched Filter and U-Net Network. </w:t>
        </w:r>
        <w:r w:rsidRPr="00865D34">
          <w:rPr>
            <w:i/>
            <w:iCs/>
            <w:color w:val="000000" w:themeColor="text1"/>
          </w:rPr>
          <w:t>BioMed Res. Int.</w:t>
        </w:r>
        <w:r w:rsidRPr="00865D34">
          <w:rPr>
            <w:color w:val="000000" w:themeColor="text1"/>
          </w:rPr>
          <w:t xml:space="preserve"> 2021, 5561125 (2021).</w:t>
        </w:r>
      </w:ins>
    </w:p>
    <w:p w14:paraId="195FB580" w14:textId="77777777" w:rsidR="00AE3B16" w:rsidRPr="00865D34" w:rsidRDefault="00DB7166" w:rsidP="00372CDE">
      <w:pPr>
        <w:widowControl/>
        <w:numPr>
          <w:ilvl w:val="0"/>
          <w:numId w:val="6"/>
        </w:numPr>
        <w:spacing w:after="200" w:line="480" w:lineRule="auto"/>
        <w:ind w:left="0" w:firstLine="0"/>
        <w:rPr>
          <w:ins w:id="615" w:author="rev1" w:date="2026-08-03T13:04:00Z" w16du:dateUtc="2026-08-03T04:04:00Z"/>
          <w:color w:val="000000" w:themeColor="text1"/>
        </w:rPr>
      </w:pPr>
      <w:ins w:id="616" w:author="rev1" w:date="2026-08-03T13:04:00Z" w16du:dateUtc="2026-08-03T04:04:00Z">
        <w:r w:rsidRPr="00865D34">
          <w:rPr>
            <w:color w:val="000000" w:themeColor="text1"/>
          </w:rPr>
          <w:t xml:space="preserve">Memari, N., Ramli, A. R., Bin Saripan, M. I., Mashohor, S. &amp; Moghbel, M. Supervised retinal vessel segmentation from color fundus images based on matched filtering and AdaBoost classifier. </w:t>
        </w:r>
        <w:r w:rsidRPr="00865D34">
          <w:rPr>
            <w:i/>
            <w:iCs/>
            <w:color w:val="000000" w:themeColor="text1"/>
          </w:rPr>
          <w:t>PLoS ONE</w:t>
        </w:r>
        <w:r w:rsidRPr="00865D34">
          <w:rPr>
            <w:color w:val="000000" w:themeColor="text1"/>
          </w:rPr>
          <w:t xml:space="preserve"> 12, e0188939 (2017).</w:t>
        </w:r>
      </w:ins>
    </w:p>
    <w:p w14:paraId="07C2A514" w14:textId="77777777" w:rsidR="00AE3B16" w:rsidRPr="00865D34" w:rsidRDefault="00DB7166" w:rsidP="00372CDE">
      <w:pPr>
        <w:widowControl/>
        <w:numPr>
          <w:ilvl w:val="0"/>
          <w:numId w:val="6"/>
        </w:numPr>
        <w:spacing w:after="200" w:line="480" w:lineRule="auto"/>
        <w:ind w:left="0" w:firstLine="0"/>
        <w:rPr>
          <w:ins w:id="617" w:author="rev1" w:date="2026-08-03T13:04:00Z" w16du:dateUtc="2026-08-03T04:04:00Z"/>
          <w:color w:val="000000" w:themeColor="text1"/>
        </w:rPr>
      </w:pPr>
      <w:ins w:id="618" w:author="rev1" w:date="2026-08-03T13:04:00Z" w16du:dateUtc="2026-08-03T04:04:00Z">
        <w:r w:rsidRPr="00865D34">
          <w:rPr>
            <w:color w:val="000000" w:themeColor="text1"/>
          </w:rPr>
          <w:t xml:space="preserve">Coscas, F. et al. Optical coherence tomography angiography in exudative age-related macular degeneration: A predictive model for treatment decisions. </w:t>
        </w:r>
        <w:r w:rsidRPr="00865D34">
          <w:rPr>
            <w:i/>
            <w:iCs/>
            <w:color w:val="000000" w:themeColor="text1"/>
          </w:rPr>
          <w:t>Br. J. Ophthalmol.</w:t>
        </w:r>
        <w:r w:rsidRPr="00865D34">
          <w:rPr>
            <w:color w:val="000000" w:themeColor="text1"/>
          </w:rPr>
          <w:t xml:space="preserve"> 103, 1342–1356 (2019).</w:t>
        </w:r>
      </w:ins>
    </w:p>
    <w:p w14:paraId="51439EDF" w14:textId="77777777" w:rsidR="00AE3B16" w:rsidRPr="00865D34" w:rsidRDefault="00DB7166" w:rsidP="00372CDE">
      <w:pPr>
        <w:widowControl/>
        <w:numPr>
          <w:ilvl w:val="0"/>
          <w:numId w:val="6"/>
        </w:numPr>
        <w:spacing w:after="200" w:line="480" w:lineRule="auto"/>
        <w:ind w:left="0" w:firstLine="0"/>
        <w:rPr>
          <w:ins w:id="619" w:author="rev1" w:date="2026-08-03T13:04:00Z" w16du:dateUtc="2026-08-03T04:04:00Z"/>
          <w:color w:val="000000" w:themeColor="text1"/>
        </w:rPr>
      </w:pPr>
      <w:ins w:id="620" w:author="rev1" w:date="2026-08-03T13:04:00Z" w16du:dateUtc="2026-08-03T04:04:00Z">
        <w:r w:rsidRPr="00865D34">
          <w:rPr>
            <w:color w:val="000000" w:themeColor="text1"/>
          </w:rPr>
          <w:t xml:space="preserve">Shrout, P. E. &amp; Fleiss, J. L. Intraclass correlations: uses in assessing rater reliability. </w:t>
        </w:r>
        <w:r w:rsidRPr="00865D34">
          <w:rPr>
            <w:i/>
            <w:iCs/>
            <w:color w:val="000000" w:themeColor="text1"/>
          </w:rPr>
          <w:t>Psychol. Bull.</w:t>
        </w:r>
        <w:r w:rsidRPr="00865D34">
          <w:rPr>
            <w:color w:val="000000" w:themeColor="text1"/>
          </w:rPr>
          <w:t xml:space="preserve"> 86, 420–428 (1979).</w:t>
        </w:r>
      </w:ins>
    </w:p>
    <w:p w14:paraId="2A32AA1A" w14:textId="77777777" w:rsidR="00AE3B16" w:rsidRPr="00865D34" w:rsidRDefault="00DB7166" w:rsidP="00372CDE">
      <w:pPr>
        <w:widowControl/>
        <w:numPr>
          <w:ilvl w:val="0"/>
          <w:numId w:val="6"/>
        </w:numPr>
        <w:spacing w:after="200" w:line="480" w:lineRule="auto"/>
        <w:ind w:left="0" w:firstLine="0"/>
        <w:rPr>
          <w:ins w:id="621" w:author="rev1" w:date="2026-08-03T13:04:00Z" w16du:dateUtc="2026-08-03T04:04:00Z"/>
          <w:color w:val="000000" w:themeColor="text1"/>
        </w:rPr>
      </w:pPr>
      <w:ins w:id="622" w:author="rev1" w:date="2026-08-03T13:04:00Z" w16du:dateUtc="2026-08-03T04:04:00Z">
        <w:r w:rsidRPr="00865D34">
          <w:rPr>
            <w:color w:val="000000" w:themeColor="text1"/>
          </w:rPr>
          <w:t xml:space="preserve">McGraw, K. O. &amp; Wong, S. P. Forming inferences about some intraclass correlation coefficients. </w:t>
        </w:r>
        <w:r w:rsidRPr="00865D34">
          <w:rPr>
            <w:i/>
            <w:iCs/>
            <w:color w:val="000000" w:themeColor="text1"/>
          </w:rPr>
          <w:t>Psychol. Methods</w:t>
        </w:r>
        <w:r w:rsidRPr="00865D34">
          <w:rPr>
            <w:color w:val="000000" w:themeColor="text1"/>
          </w:rPr>
          <w:t xml:space="preserve"> 1, 30–46 (1996).</w:t>
        </w:r>
      </w:ins>
    </w:p>
    <w:p w14:paraId="74B48028" w14:textId="77777777" w:rsidR="00AE3B16" w:rsidRPr="00865D34" w:rsidRDefault="00DB7166" w:rsidP="00372CDE">
      <w:pPr>
        <w:widowControl/>
        <w:numPr>
          <w:ilvl w:val="0"/>
          <w:numId w:val="6"/>
        </w:numPr>
        <w:spacing w:after="200" w:line="480" w:lineRule="auto"/>
        <w:ind w:left="0" w:firstLine="0"/>
        <w:rPr>
          <w:ins w:id="623" w:author="rev1" w:date="2026-08-03T13:04:00Z" w16du:dateUtc="2026-08-03T04:04:00Z"/>
          <w:color w:val="000000" w:themeColor="text1"/>
        </w:rPr>
      </w:pPr>
      <w:ins w:id="624" w:author="rev1" w:date="2026-08-03T13:04:00Z" w16du:dateUtc="2026-08-03T04:04:00Z">
        <w:r w:rsidRPr="00865D34">
          <w:rPr>
            <w:color w:val="000000" w:themeColor="text1"/>
          </w:rPr>
          <w:t xml:space="preserve">Koo, T. K. &amp; Li, M. Y. A guideline of selecting and reporting intraclass correlation coefficients for reliability research. </w:t>
        </w:r>
        <w:r w:rsidRPr="00865D34">
          <w:rPr>
            <w:i/>
            <w:iCs/>
            <w:color w:val="000000" w:themeColor="text1"/>
          </w:rPr>
          <w:t>J. Chiropr. Med.</w:t>
        </w:r>
        <w:r w:rsidRPr="00865D34">
          <w:rPr>
            <w:color w:val="000000" w:themeColor="text1"/>
          </w:rPr>
          <w:t xml:space="preserve"> 15, 155–163 (2016).</w:t>
        </w:r>
      </w:ins>
    </w:p>
    <w:p w14:paraId="4BA58122" w14:textId="77777777" w:rsidR="00AE3B16" w:rsidRPr="00865D34" w:rsidRDefault="00DB7166" w:rsidP="00372CDE">
      <w:pPr>
        <w:widowControl/>
        <w:numPr>
          <w:ilvl w:val="0"/>
          <w:numId w:val="6"/>
        </w:numPr>
        <w:spacing w:after="200" w:line="480" w:lineRule="auto"/>
        <w:ind w:left="0" w:firstLine="0"/>
        <w:rPr>
          <w:ins w:id="625" w:author="rev1" w:date="2026-08-03T13:04:00Z" w16du:dateUtc="2026-08-03T04:04:00Z"/>
          <w:color w:val="000000" w:themeColor="text1"/>
        </w:rPr>
      </w:pPr>
      <w:ins w:id="626" w:author="rev1" w:date="2026-08-03T13:04:00Z" w16du:dateUtc="2026-08-03T04:04:00Z">
        <w:r w:rsidRPr="00865D34">
          <w:rPr>
            <w:color w:val="000000" w:themeColor="text1"/>
          </w:rPr>
          <w:lastRenderedPageBreak/>
          <w:t xml:space="preserve">Corvi, F. et al. Reproducibility of vessel density, fractal dimension, and foveal avascular zone using 7 different optical coherence tomography angiography devices. </w:t>
        </w:r>
        <w:r w:rsidRPr="00865D34">
          <w:rPr>
            <w:i/>
            <w:iCs/>
            <w:color w:val="000000" w:themeColor="text1"/>
          </w:rPr>
          <w:t>Am. J. Ophthalmol.</w:t>
        </w:r>
        <w:r w:rsidRPr="00865D34">
          <w:rPr>
            <w:color w:val="000000" w:themeColor="text1"/>
          </w:rPr>
          <w:t xml:space="preserve"> 186, 25–31 (2018).</w:t>
        </w:r>
      </w:ins>
    </w:p>
    <w:p w14:paraId="2757BFE8" w14:textId="77777777" w:rsidR="00AE3B16" w:rsidRPr="00865D34" w:rsidRDefault="00DB7166" w:rsidP="00372CDE">
      <w:pPr>
        <w:widowControl/>
        <w:numPr>
          <w:ilvl w:val="0"/>
          <w:numId w:val="6"/>
        </w:numPr>
        <w:spacing w:after="200" w:line="480" w:lineRule="auto"/>
        <w:ind w:left="0" w:firstLine="0"/>
        <w:rPr>
          <w:ins w:id="627" w:author="rev1" w:date="2026-08-03T13:04:00Z" w16du:dateUtc="2026-08-03T04:04:00Z"/>
          <w:color w:val="000000" w:themeColor="text1"/>
        </w:rPr>
      </w:pPr>
      <w:ins w:id="628" w:author="rev1" w:date="2026-08-03T13:04:00Z" w16du:dateUtc="2026-08-03T04:04:00Z">
        <w:r w:rsidRPr="00865D34">
          <w:rPr>
            <w:color w:val="000000" w:themeColor="text1"/>
          </w:rPr>
          <w:t xml:space="preserve">Corvi, F. et al. Comparison between several optical coherence tomography angiography devices and indocyanine green angiography of choroidal neovascularization. </w:t>
        </w:r>
        <w:r w:rsidRPr="00865D34">
          <w:rPr>
            <w:i/>
            <w:iCs/>
            <w:color w:val="000000" w:themeColor="text1"/>
          </w:rPr>
          <w:t>Retina</w:t>
        </w:r>
        <w:r w:rsidRPr="00865D34">
          <w:rPr>
            <w:color w:val="000000" w:themeColor="text1"/>
          </w:rPr>
          <w:t xml:space="preserve"> 40, 873–880 (2020).</w:t>
        </w:r>
      </w:ins>
    </w:p>
    <w:p w14:paraId="6C69F6DA" w14:textId="77777777" w:rsidR="00AE3B16" w:rsidRPr="00865D34" w:rsidRDefault="00DB7166" w:rsidP="00372CDE">
      <w:pPr>
        <w:widowControl/>
        <w:numPr>
          <w:ilvl w:val="0"/>
          <w:numId w:val="6"/>
        </w:numPr>
        <w:spacing w:after="200" w:line="480" w:lineRule="auto"/>
        <w:ind w:left="0" w:firstLine="0"/>
        <w:rPr>
          <w:ins w:id="629" w:author="rev1" w:date="2026-08-03T13:04:00Z" w16du:dateUtc="2026-08-03T04:04:00Z"/>
          <w:color w:val="000000" w:themeColor="text1"/>
        </w:rPr>
      </w:pPr>
      <w:ins w:id="630" w:author="rev1" w:date="2026-08-03T13:04:00Z" w16du:dateUtc="2026-08-03T04:04:00Z">
        <w:r w:rsidRPr="00865D34">
          <w:rPr>
            <w:color w:val="000000" w:themeColor="text1"/>
          </w:rPr>
          <w:t xml:space="preserve">Wang, M. et al. Evaluating Polypoidal Choroidal Vasculopathy With Optical Coherence Tomography Angiography. </w:t>
        </w:r>
        <w:r w:rsidRPr="00865D34">
          <w:rPr>
            <w:i/>
            <w:iCs/>
            <w:color w:val="000000" w:themeColor="text1"/>
          </w:rPr>
          <w:t>Investig. Opthalmology Vis. Sci.</w:t>
        </w:r>
        <w:r w:rsidRPr="00865D34">
          <w:rPr>
            <w:color w:val="000000" w:themeColor="text1"/>
          </w:rPr>
          <w:t xml:space="preserve"> 57, OCT526-32 (2016).</w:t>
        </w:r>
      </w:ins>
    </w:p>
    <w:p w14:paraId="383005A7" w14:textId="77777777" w:rsidR="00AE3B16" w:rsidRPr="00865D34" w:rsidRDefault="00DB7166" w:rsidP="00372CDE">
      <w:pPr>
        <w:widowControl/>
        <w:numPr>
          <w:ilvl w:val="0"/>
          <w:numId w:val="6"/>
        </w:numPr>
        <w:spacing w:after="200" w:line="480" w:lineRule="auto"/>
        <w:ind w:left="0" w:firstLine="0"/>
        <w:rPr>
          <w:ins w:id="631" w:author="rev1" w:date="2026-08-03T13:04:00Z" w16du:dateUtc="2026-08-03T04:04:00Z"/>
          <w:color w:val="000000" w:themeColor="text1"/>
        </w:rPr>
      </w:pPr>
      <w:ins w:id="632" w:author="rev1" w:date="2026-08-03T13:04:00Z" w16du:dateUtc="2026-08-03T04:04:00Z">
        <w:r w:rsidRPr="00865D34">
          <w:rPr>
            <w:color w:val="000000" w:themeColor="text1"/>
          </w:rPr>
          <w:t xml:space="preserve">Xue, J. et al. Automatic quantification of choroidal neovascularization lesion area on OCT angiography based on density cell-like P systems with active membranes. </w:t>
        </w:r>
        <w:r w:rsidRPr="00865D34">
          <w:rPr>
            <w:i/>
            <w:iCs/>
            <w:color w:val="000000" w:themeColor="text1"/>
          </w:rPr>
          <w:t>Biomed. Opt. Express</w:t>
        </w:r>
        <w:r w:rsidRPr="00865D34">
          <w:rPr>
            <w:color w:val="000000" w:themeColor="text1"/>
          </w:rPr>
          <w:t xml:space="preserve"> 9, 3208–3219 (2018).</w:t>
        </w:r>
      </w:ins>
    </w:p>
    <w:p w14:paraId="2555A645" w14:textId="77777777" w:rsidR="00AE3B16" w:rsidRPr="00865D34" w:rsidRDefault="00DB7166" w:rsidP="00372CDE">
      <w:pPr>
        <w:widowControl/>
        <w:numPr>
          <w:ilvl w:val="0"/>
          <w:numId w:val="6"/>
        </w:numPr>
        <w:spacing w:after="200" w:line="480" w:lineRule="auto"/>
        <w:ind w:left="0" w:firstLine="0"/>
        <w:rPr>
          <w:ins w:id="633" w:author="rev1" w:date="2026-08-03T13:04:00Z" w16du:dateUtc="2026-08-03T04:04:00Z"/>
          <w:color w:val="000000" w:themeColor="text1"/>
        </w:rPr>
      </w:pPr>
      <w:ins w:id="634" w:author="rev1" w:date="2026-08-03T13:04:00Z" w16du:dateUtc="2026-08-03T04:04:00Z">
        <w:r w:rsidRPr="00865D34">
          <w:rPr>
            <w:color w:val="000000" w:themeColor="text1"/>
          </w:rPr>
          <w:t xml:space="preserve">Babiuch, A. et al. IMPACT OF OPTICAL COHERENCE TOMOGRAPHY ANGIOGRAPHY REVIEW STRATEGY ON DETECTION OF CHOROIDAL NEOVASCULARIZATION. </w:t>
        </w:r>
        <w:r w:rsidRPr="00865D34">
          <w:rPr>
            <w:i/>
            <w:iCs/>
            <w:color w:val="000000" w:themeColor="text1"/>
          </w:rPr>
          <w:t>Retina</w:t>
        </w:r>
        <w:r w:rsidRPr="00865D34">
          <w:rPr>
            <w:color w:val="000000" w:themeColor="text1"/>
          </w:rPr>
          <w:t xml:space="preserve"> 672–678 (2020) doi:10.1097/iae.0000000000002443.</w:t>
        </w:r>
      </w:ins>
    </w:p>
    <w:p w14:paraId="61D86D4C" w14:textId="77777777" w:rsidR="00AE3B16" w:rsidRPr="00865D34" w:rsidRDefault="00DB7166" w:rsidP="00372CDE">
      <w:pPr>
        <w:widowControl/>
        <w:numPr>
          <w:ilvl w:val="0"/>
          <w:numId w:val="6"/>
        </w:numPr>
        <w:spacing w:after="200" w:line="480" w:lineRule="auto"/>
        <w:ind w:left="0" w:firstLine="0"/>
        <w:rPr>
          <w:ins w:id="635" w:author="rev1" w:date="2026-08-03T13:04:00Z" w16du:dateUtc="2026-08-03T04:04:00Z"/>
          <w:color w:val="000000" w:themeColor="text1"/>
        </w:rPr>
      </w:pPr>
      <w:ins w:id="636" w:author="rev1" w:date="2026-08-03T13:04:00Z" w16du:dateUtc="2026-08-03T04:04:00Z">
        <w:r w:rsidRPr="00865D34">
          <w:rPr>
            <w:color w:val="000000" w:themeColor="text1"/>
          </w:rPr>
          <w:t xml:space="preserve">Smith, A. &amp; Zavala, V. The Euler characteristic: A general topological descriptor for complex data. </w:t>
        </w:r>
        <w:r w:rsidRPr="00865D34">
          <w:rPr>
            <w:i/>
            <w:iCs/>
            <w:color w:val="000000" w:themeColor="text1"/>
          </w:rPr>
          <w:t>Comput Chem Eng</w:t>
        </w:r>
        <w:r w:rsidRPr="00865D34">
          <w:rPr>
            <w:color w:val="000000" w:themeColor="text1"/>
          </w:rPr>
          <w:t xml:space="preserve"> 154, 107463 (2021).</w:t>
        </w:r>
      </w:ins>
    </w:p>
    <w:p w14:paraId="46E5DA58" w14:textId="77777777" w:rsidR="00AE3B16" w:rsidRPr="00865D34" w:rsidRDefault="00DB7166" w:rsidP="00372CDE">
      <w:pPr>
        <w:widowControl/>
        <w:numPr>
          <w:ilvl w:val="0"/>
          <w:numId w:val="6"/>
        </w:numPr>
        <w:spacing w:after="200" w:line="480" w:lineRule="auto"/>
        <w:ind w:left="0" w:firstLine="0"/>
        <w:rPr>
          <w:ins w:id="637" w:author="rev1" w:date="2026-08-03T13:04:00Z" w16du:dateUtc="2026-08-03T04:04:00Z"/>
          <w:color w:val="000000" w:themeColor="text1"/>
        </w:rPr>
      </w:pPr>
      <w:ins w:id="638" w:author="rev1" w:date="2026-08-03T13:04:00Z" w16du:dateUtc="2026-08-03T04:04:00Z">
        <w:r w:rsidRPr="00865D34">
          <w:rPr>
            <w:color w:val="000000" w:themeColor="text1"/>
          </w:rPr>
          <w:t xml:space="preserve">Willführ, A. et al. Estimation of the number of alveolar capillaries by the Euler number (Euler-Poincaré characteristic). </w:t>
        </w:r>
        <w:r w:rsidRPr="00865D34">
          <w:rPr>
            <w:i/>
            <w:iCs/>
            <w:color w:val="000000" w:themeColor="text1"/>
          </w:rPr>
          <w:t>Am. J. Physiol. Lung Cell. Mol. Physiol.</w:t>
        </w:r>
        <w:r w:rsidRPr="00865D34">
          <w:rPr>
            <w:color w:val="000000" w:themeColor="text1"/>
          </w:rPr>
          <w:t xml:space="preserve"> 309, L1286-93 (2015).</w:t>
        </w:r>
      </w:ins>
    </w:p>
    <w:p w14:paraId="7AF644B9" w14:textId="77777777" w:rsidR="00AE3B16" w:rsidRPr="00865D34" w:rsidRDefault="00DB7166" w:rsidP="00372CDE">
      <w:pPr>
        <w:widowControl/>
        <w:numPr>
          <w:ilvl w:val="0"/>
          <w:numId w:val="6"/>
        </w:numPr>
        <w:spacing w:after="200" w:line="480" w:lineRule="auto"/>
        <w:ind w:left="0" w:firstLine="0"/>
        <w:rPr>
          <w:ins w:id="639" w:author="rev1" w:date="2026-08-03T13:04:00Z" w16du:dateUtc="2026-08-03T04:04:00Z"/>
          <w:color w:val="000000" w:themeColor="text1"/>
        </w:rPr>
      </w:pPr>
      <w:ins w:id="640" w:author="rev1" w:date="2026-08-03T13:04:00Z" w16du:dateUtc="2026-08-03T04:04:00Z">
        <w:r w:rsidRPr="00865D34">
          <w:rPr>
            <w:color w:val="000000" w:themeColor="text1"/>
          </w:rPr>
          <w:t xml:space="preserve">Santos, F. et al. Topological phase transitions in functional brain networks. </w:t>
        </w:r>
        <w:r w:rsidRPr="00865D34">
          <w:rPr>
            <w:i/>
            <w:iCs/>
            <w:color w:val="000000" w:themeColor="text1"/>
          </w:rPr>
          <w:t>bioRxiv</w:t>
        </w:r>
        <w:r w:rsidRPr="00865D34">
          <w:rPr>
            <w:color w:val="000000" w:themeColor="text1"/>
          </w:rPr>
          <w:t xml:space="preserve"> https://doi.org/10.1101/469478 (2018) doi:10.1101/469478.</w:t>
        </w:r>
      </w:ins>
    </w:p>
    <w:p w14:paraId="54B7567B" w14:textId="77777777" w:rsidR="00AE3B16" w:rsidRPr="00865D34" w:rsidRDefault="00DB7166" w:rsidP="00372CDE">
      <w:pPr>
        <w:widowControl/>
        <w:numPr>
          <w:ilvl w:val="0"/>
          <w:numId w:val="6"/>
        </w:numPr>
        <w:spacing w:after="200" w:line="480" w:lineRule="auto"/>
        <w:ind w:left="0" w:firstLine="0"/>
        <w:rPr>
          <w:ins w:id="641" w:author="rev1" w:date="2026-08-03T13:04:00Z" w16du:dateUtc="2026-08-03T04:04:00Z"/>
          <w:color w:val="000000" w:themeColor="text1"/>
        </w:rPr>
      </w:pPr>
      <w:ins w:id="642" w:author="rev1" w:date="2026-08-03T13:04:00Z" w16du:dateUtc="2026-08-03T04:04:00Z">
        <w:r w:rsidRPr="00865D34">
          <w:rPr>
            <w:color w:val="000000" w:themeColor="text1"/>
          </w:rPr>
          <w:lastRenderedPageBreak/>
          <w:t xml:space="preserve">Viallard, C. &amp; Larrivée, B. Tumor angiogenesis and vascular normalization: alternative therapeutic targets. </w:t>
        </w:r>
        <w:r w:rsidRPr="00865D34">
          <w:rPr>
            <w:i/>
            <w:iCs/>
            <w:color w:val="000000" w:themeColor="text1"/>
          </w:rPr>
          <w:t>Angiogenesis</w:t>
        </w:r>
        <w:r w:rsidRPr="00865D34">
          <w:rPr>
            <w:color w:val="000000" w:themeColor="text1"/>
          </w:rPr>
          <w:t xml:space="preserve"> 20, 409–426 (2017).</w:t>
        </w:r>
      </w:ins>
    </w:p>
    <w:p w14:paraId="187D8E78" w14:textId="77777777" w:rsidR="00AE3B16" w:rsidRPr="00865D34" w:rsidRDefault="00DB7166" w:rsidP="00372CDE">
      <w:pPr>
        <w:widowControl/>
        <w:numPr>
          <w:ilvl w:val="0"/>
          <w:numId w:val="6"/>
        </w:numPr>
        <w:spacing w:after="200" w:line="480" w:lineRule="auto"/>
        <w:ind w:left="0" w:firstLine="0"/>
        <w:rPr>
          <w:ins w:id="643" w:author="rev1" w:date="2026-08-03T13:04:00Z" w16du:dateUtc="2026-08-03T04:04:00Z"/>
          <w:color w:val="000000" w:themeColor="text1"/>
        </w:rPr>
      </w:pPr>
      <w:ins w:id="644" w:author="rev1" w:date="2026-08-03T13:04:00Z" w16du:dateUtc="2026-08-03T04:04:00Z">
        <w:r w:rsidRPr="00865D34">
          <w:rPr>
            <w:color w:val="000000" w:themeColor="text1"/>
          </w:rPr>
          <w:t xml:space="preserve">Goker, Y. S. &amp; Demir, G. Comparison of optical coherence tomography angiography features in type 1 versus type 2 choroidal neovascular membranes secondary to age-related macular degeneration. </w:t>
        </w:r>
        <w:r w:rsidRPr="00865D34">
          <w:rPr>
            <w:i/>
            <w:iCs/>
            <w:color w:val="000000" w:themeColor="text1"/>
          </w:rPr>
          <w:t>Med. Hypothesis Discov. Innov. Ophthalmol. J.</w:t>
        </w:r>
        <w:r w:rsidRPr="00865D34">
          <w:rPr>
            <w:color w:val="000000" w:themeColor="text1"/>
          </w:rPr>
          <w:t xml:space="preserve"> 10, 67–73 (2021).</w:t>
        </w:r>
      </w:ins>
    </w:p>
    <w:p w14:paraId="23CF46A5" w14:textId="77777777" w:rsidR="00AE3B16" w:rsidRPr="00865D34" w:rsidRDefault="00DB7166" w:rsidP="00372CDE">
      <w:pPr>
        <w:widowControl/>
        <w:numPr>
          <w:ilvl w:val="0"/>
          <w:numId w:val="6"/>
        </w:numPr>
        <w:spacing w:after="200" w:line="480" w:lineRule="auto"/>
        <w:ind w:left="0" w:firstLine="0"/>
        <w:rPr>
          <w:ins w:id="645" w:author="rev1" w:date="2026-08-03T13:04:00Z" w16du:dateUtc="2026-08-03T04:04:00Z"/>
          <w:color w:val="000000" w:themeColor="text1"/>
        </w:rPr>
      </w:pPr>
      <w:ins w:id="646" w:author="rev1" w:date="2026-08-03T13:04:00Z" w16du:dateUtc="2026-08-03T04:04:00Z">
        <w:r w:rsidRPr="00865D34">
          <w:rPr>
            <w:color w:val="000000" w:themeColor="text1"/>
          </w:rPr>
          <w:t xml:space="preserve">Li, J. et al. Comparative quantitative analysis of optical coherence tomography angiography in varied morphologies of macular neovascularization following intravitreal conbercept and ranibizumab treatments for neovascular age‑related macular degeneration. </w:t>
        </w:r>
        <w:r w:rsidRPr="00865D34">
          <w:rPr>
            <w:i/>
            <w:iCs/>
            <w:color w:val="000000" w:themeColor="text1"/>
          </w:rPr>
          <w:t>Exp. Ther. Med.</w:t>
        </w:r>
        <w:r w:rsidRPr="00865D34">
          <w:rPr>
            <w:color w:val="000000" w:themeColor="text1"/>
          </w:rPr>
          <w:t xml:space="preserve"> 27, 214 (2024).</w:t>
        </w:r>
      </w:ins>
    </w:p>
    <w:p w14:paraId="61D5F27E" w14:textId="77777777" w:rsidR="00AE3B16" w:rsidRPr="00865D34" w:rsidRDefault="00DB7166" w:rsidP="00372CDE">
      <w:pPr>
        <w:widowControl/>
        <w:numPr>
          <w:ilvl w:val="0"/>
          <w:numId w:val="6"/>
        </w:numPr>
        <w:spacing w:after="200" w:line="480" w:lineRule="auto"/>
        <w:ind w:left="0" w:firstLine="0"/>
        <w:rPr>
          <w:ins w:id="647" w:author="rev1" w:date="2026-08-03T13:04:00Z" w16du:dateUtc="2026-08-03T04:04:00Z"/>
          <w:color w:val="000000" w:themeColor="text1"/>
        </w:rPr>
      </w:pPr>
      <w:ins w:id="648" w:author="rev1" w:date="2026-08-03T13:04:00Z" w16du:dateUtc="2026-08-03T04:04:00Z">
        <w:r w:rsidRPr="00865D34">
          <w:rPr>
            <w:color w:val="000000" w:themeColor="text1"/>
          </w:rPr>
          <w:t xml:space="preserve">Mettu, P. S., Allingham, M. J. &amp; Cousins, S. W. Incomplete response to Anti-VEGF therapy in neovascular AMD: Exploring disease mechanisms and therapeutic opportunities. </w:t>
        </w:r>
        <w:r w:rsidRPr="00865D34">
          <w:rPr>
            <w:i/>
            <w:iCs/>
            <w:color w:val="000000" w:themeColor="text1"/>
          </w:rPr>
          <w:t>Prog. Retin. Eye Res.</w:t>
        </w:r>
        <w:r w:rsidRPr="00865D34">
          <w:rPr>
            <w:color w:val="000000" w:themeColor="text1"/>
          </w:rPr>
          <w:t xml:space="preserve"> 82, 100906 (2021).</w:t>
        </w:r>
      </w:ins>
    </w:p>
    <w:p w14:paraId="67C4C1B5" w14:textId="77777777" w:rsidR="00AE3B16" w:rsidRPr="00865D34" w:rsidRDefault="00DB7166" w:rsidP="00372CDE">
      <w:pPr>
        <w:widowControl/>
        <w:numPr>
          <w:ilvl w:val="0"/>
          <w:numId w:val="6"/>
        </w:numPr>
        <w:spacing w:after="200" w:line="480" w:lineRule="auto"/>
        <w:ind w:left="0" w:firstLine="0"/>
        <w:rPr>
          <w:ins w:id="649" w:author="rev1" w:date="2026-08-03T13:04:00Z" w16du:dateUtc="2026-08-03T04:04:00Z"/>
          <w:color w:val="000000" w:themeColor="text1"/>
        </w:rPr>
      </w:pPr>
      <w:ins w:id="650" w:author="rev1" w:date="2026-08-03T13:04:00Z" w16du:dateUtc="2026-08-03T04:04:00Z">
        <w:r w:rsidRPr="00865D34">
          <w:rPr>
            <w:color w:val="000000" w:themeColor="text1"/>
          </w:rPr>
          <w:t xml:space="preserve">Attarde, A., Riad, T., Zhang, Z., Ahir, M. &amp; Fu, Y. Characterization of Vascular Morphology of Neovascular Age-Related Macular Degeneration by Indocyanine Green Angiography. </w:t>
        </w:r>
        <w:r w:rsidRPr="00865D34">
          <w:rPr>
            <w:i/>
            <w:iCs/>
            <w:color w:val="000000" w:themeColor="text1"/>
          </w:rPr>
          <w:t>J. Vis. Exp. JoVE</w:t>
        </w:r>
        <w:r w:rsidRPr="00865D34">
          <w:rPr>
            <w:color w:val="000000" w:themeColor="text1"/>
          </w:rPr>
          <w:t xml:space="preserve"> 198, (2023).</w:t>
        </w:r>
      </w:ins>
    </w:p>
    <w:p w14:paraId="02483937" w14:textId="77777777" w:rsidR="00AE3B16" w:rsidRPr="00865D34" w:rsidRDefault="00DB7166" w:rsidP="00372CDE">
      <w:pPr>
        <w:widowControl/>
        <w:numPr>
          <w:ilvl w:val="0"/>
          <w:numId w:val="6"/>
        </w:numPr>
        <w:spacing w:after="200" w:line="480" w:lineRule="auto"/>
        <w:ind w:left="0" w:firstLine="0"/>
        <w:rPr>
          <w:ins w:id="651" w:author="rev1" w:date="2026-08-03T13:04:00Z" w16du:dateUtc="2026-08-03T04:04:00Z"/>
          <w:color w:val="000000" w:themeColor="text1"/>
        </w:rPr>
      </w:pPr>
      <w:ins w:id="652" w:author="rev1" w:date="2026-08-03T13:04:00Z" w16du:dateUtc="2026-08-03T04:04:00Z">
        <w:r w:rsidRPr="00865D34">
          <w:rPr>
            <w:color w:val="000000" w:themeColor="text1"/>
          </w:rPr>
          <w:t xml:space="preserve">Fu, Y., Zhang, Z., Webster, K. &amp; Paulus, Y. Treatment Strategies for Anti-VEGF Resistance in Neovascular Age-Related Macular Degeneration by Targeting Arteriolar Choroidal Neovascularization. </w:t>
        </w:r>
        <w:r w:rsidRPr="00865D34">
          <w:rPr>
            <w:i/>
            <w:iCs/>
            <w:color w:val="000000" w:themeColor="text1"/>
          </w:rPr>
          <w:t>Biomolecules</w:t>
        </w:r>
        <w:r w:rsidRPr="00865D34">
          <w:rPr>
            <w:color w:val="000000" w:themeColor="text1"/>
          </w:rPr>
          <w:t xml:space="preserve"> 14, 252 (2024).</w:t>
        </w:r>
      </w:ins>
    </w:p>
    <w:p w14:paraId="27C79B25" w14:textId="77777777" w:rsidR="00AE3B16" w:rsidRPr="00865D34" w:rsidRDefault="00DB7166" w:rsidP="00372CDE">
      <w:pPr>
        <w:widowControl/>
        <w:numPr>
          <w:ilvl w:val="0"/>
          <w:numId w:val="6"/>
        </w:numPr>
        <w:spacing w:after="200" w:line="480" w:lineRule="auto"/>
        <w:ind w:left="0" w:firstLine="0"/>
        <w:rPr>
          <w:ins w:id="653" w:author="rev1" w:date="2026-08-03T13:04:00Z" w16du:dateUtc="2026-08-03T04:04:00Z"/>
          <w:color w:val="000000" w:themeColor="text1"/>
        </w:rPr>
      </w:pPr>
      <w:ins w:id="654" w:author="rev1" w:date="2026-08-03T13:04:00Z" w16du:dateUtc="2026-08-03T04:04:00Z">
        <w:r w:rsidRPr="00865D34">
          <w:rPr>
            <w:color w:val="000000" w:themeColor="text1"/>
          </w:rPr>
          <w:t xml:space="preserve">Spaide, R. Optical Coherence Tomography Angiography Signs of Vascular Abnormalization With Antiangiogenic Therapy for Choroidal Neovascularization. </w:t>
        </w:r>
        <w:r w:rsidRPr="00865D34">
          <w:rPr>
            <w:i/>
            <w:iCs/>
            <w:color w:val="000000" w:themeColor="text1"/>
          </w:rPr>
          <w:t>Am. J. Ophthalmol.</w:t>
        </w:r>
        <w:r w:rsidRPr="00865D34">
          <w:rPr>
            <w:color w:val="000000" w:themeColor="text1"/>
          </w:rPr>
          <w:t xml:space="preserve"> 160, 6–16 (2015).</w:t>
        </w:r>
      </w:ins>
    </w:p>
    <w:p w14:paraId="2F979BB5" w14:textId="77777777" w:rsidR="00AE3B16" w:rsidRPr="00865D34" w:rsidRDefault="00DB7166" w:rsidP="00372CDE">
      <w:pPr>
        <w:widowControl/>
        <w:numPr>
          <w:ilvl w:val="0"/>
          <w:numId w:val="6"/>
        </w:numPr>
        <w:spacing w:after="200" w:line="480" w:lineRule="auto"/>
        <w:ind w:left="0" w:firstLine="0"/>
        <w:rPr>
          <w:ins w:id="655" w:author="rev1" w:date="2026-08-03T13:04:00Z" w16du:dateUtc="2026-08-03T04:04:00Z"/>
          <w:color w:val="000000" w:themeColor="text1"/>
        </w:rPr>
      </w:pPr>
      <w:ins w:id="656" w:author="rev1" w:date="2026-08-03T13:04:00Z" w16du:dateUtc="2026-08-03T04:04:00Z">
        <w:r w:rsidRPr="00865D34">
          <w:rPr>
            <w:color w:val="000000" w:themeColor="text1"/>
          </w:rPr>
          <w:lastRenderedPageBreak/>
          <w:t xml:space="preserve">Shah, P. N. et al. Inter-rater reliability of proliferative diabetic retinopathy assessment on wide-field OCT-angiography and fluorescein angiography. </w:t>
        </w:r>
        <w:r w:rsidRPr="00865D34">
          <w:rPr>
            <w:i/>
            <w:iCs/>
            <w:color w:val="000000" w:themeColor="text1"/>
          </w:rPr>
          <w:t>Transl. Vis. Sci. Technol.</w:t>
        </w:r>
        <w:r w:rsidRPr="00865D34">
          <w:rPr>
            <w:color w:val="000000" w:themeColor="text1"/>
          </w:rPr>
          <w:t xml:space="preserve"> 12(7), 13 (2023).</w:t>
        </w:r>
      </w:ins>
    </w:p>
    <w:p w14:paraId="663D413F" w14:textId="77777777" w:rsidR="00AE3B16" w:rsidRPr="00865D34" w:rsidRDefault="00DB7166" w:rsidP="00372CDE">
      <w:pPr>
        <w:widowControl/>
        <w:numPr>
          <w:ilvl w:val="0"/>
          <w:numId w:val="6"/>
        </w:numPr>
        <w:spacing w:after="200" w:line="480" w:lineRule="auto"/>
        <w:ind w:left="0" w:firstLine="0"/>
        <w:rPr>
          <w:ins w:id="657" w:author="rev1" w:date="2026-08-03T13:04:00Z" w16du:dateUtc="2026-08-03T04:04:00Z"/>
          <w:color w:val="000000" w:themeColor="text1"/>
        </w:rPr>
      </w:pPr>
      <w:ins w:id="658" w:author="rev1" w:date="2026-08-03T13:04:00Z" w16du:dateUtc="2026-08-03T04:04:00Z">
        <w:r w:rsidRPr="00865D34">
          <w:rPr>
            <w:color w:val="000000" w:themeColor="text1"/>
          </w:rPr>
          <w:t xml:space="preserve">Deák, G. G. et al. Comparison of optical coherence tomography vs. fluorescein angiography-based macular neovascularization classifications in age-related macular degeneration. </w:t>
        </w:r>
        <w:r w:rsidRPr="00865D34">
          <w:rPr>
            <w:i/>
            <w:iCs/>
            <w:color w:val="000000" w:themeColor="text1"/>
          </w:rPr>
          <w:t>Sci. Rep.</w:t>
        </w:r>
        <w:r w:rsidRPr="00865D34">
          <w:rPr>
            <w:color w:val="000000" w:themeColor="text1"/>
          </w:rPr>
          <w:t xml:space="preserve"> 15, 4303 (2025) doi:10.1038/s41598-025-87576-6.</w:t>
        </w:r>
      </w:ins>
    </w:p>
    <w:p w14:paraId="56FD0D90" w14:textId="77777777" w:rsidR="00AE3B16" w:rsidRPr="00865D34" w:rsidRDefault="00DB7166" w:rsidP="00372CDE">
      <w:pPr>
        <w:widowControl/>
        <w:numPr>
          <w:ilvl w:val="0"/>
          <w:numId w:val="6"/>
        </w:numPr>
        <w:spacing w:after="200" w:line="480" w:lineRule="auto"/>
        <w:ind w:left="0" w:firstLine="0"/>
        <w:rPr>
          <w:ins w:id="659" w:author="rev1" w:date="2026-08-03T13:04:00Z" w16du:dateUtc="2026-08-03T04:04:00Z"/>
          <w:color w:val="000000" w:themeColor="text1"/>
        </w:rPr>
      </w:pPr>
      <w:ins w:id="660" w:author="rev1" w:date="2026-08-03T13:04:00Z" w16du:dateUtc="2026-08-03T04:04:00Z">
        <w:r w:rsidRPr="00865D34">
          <w:rPr>
            <w:color w:val="000000" w:themeColor="text1"/>
          </w:rPr>
          <w:t xml:space="preserve">Gan, Y. et al. Novel quantitative OCTA biomarkers of choroidal neovascularization and associations with disease activity and etiology. </w:t>
        </w:r>
        <w:r w:rsidRPr="00865D34">
          <w:rPr>
            <w:i/>
            <w:iCs/>
            <w:color w:val="000000" w:themeColor="text1"/>
          </w:rPr>
          <w:t>Transl. Vis. Sci. Technol.</w:t>
        </w:r>
        <w:r w:rsidRPr="00865D34">
          <w:rPr>
            <w:color w:val="000000" w:themeColor="text1"/>
          </w:rPr>
          <w:t xml:space="preserve"> 15(3), 10 (2026).</w:t>
        </w:r>
      </w:ins>
    </w:p>
    <w:p w14:paraId="44FE3AEF" w14:textId="77777777" w:rsidR="00AE3B16" w:rsidRPr="00865D34" w:rsidRDefault="00DB7166" w:rsidP="00372CDE">
      <w:pPr>
        <w:widowControl/>
        <w:numPr>
          <w:ilvl w:val="0"/>
          <w:numId w:val="6"/>
        </w:numPr>
        <w:spacing w:after="200" w:line="480" w:lineRule="auto"/>
        <w:ind w:left="0" w:firstLine="0"/>
        <w:rPr>
          <w:ins w:id="661" w:author="rev1" w:date="2026-08-03T13:04:00Z" w16du:dateUtc="2026-08-03T04:04:00Z"/>
          <w:color w:val="000000" w:themeColor="text1"/>
        </w:rPr>
      </w:pPr>
      <w:ins w:id="662" w:author="rev1" w:date="2026-08-03T13:04:00Z" w16du:dateUtc="2026-08-03T04:04:00Z">
        <w:r w:rsidRPr="00865D34">
          <w:rPr>
            <w:color w:val="000000" w:themeColor="text1"/>
          </w:rPr>
          <w:t xml:space="preserve">Hsu, C. R. et al. Combined quantitative and qualitative optical coherence tomography angiography biomarkers for predicting active neovascular age-related macular degeneration. </w:t>
        </w:r>
        <w:r w:rsidRPr="00865D34">
          <w:rPr>
            <w:i/>
            <w:iCs/>
            <w:color w:val="000000" w:themeColor="text1"/>
          </w:rPr>
          <w:t>Sci. Rep.</w:t>
        </w:r>
        <w:r w:rsidRPr="00865D34">
          <w:rPr>
            <w:color w:val="000000" w:themeColor="text1"/>
          </w:rPr>
          <w:t xml:space="preserve"> 11, 18068 (2021).</w:t>
        </w:r>
      </w:ins>
    </w:p>
    <w:p w14:paraId="55FF48A1" w14:textId="2C92DBB0" w:rsidR="009B7509" w:rsidRPr="00865D34" w:rsidRDefault="009B7509" w:rsidP="00372CDE">
      <w:pPr>
        <w:rPr>
          <w:ins w:id="663" w:author="rev1" w:date="2026-08-03T13:04:00Z" w16du:dateUtc="2026-08-03T04:04:00Z"/>
          <w:color w:val="000000" w:themeColor="text1"/>
        </w:rPr>
      </w:pPr>
      <w:bookmarkStart w:id="664" w:name="figure"/>
      <w:bookmarkEnd w:id="575"/>
      <w:ins w:id="665" w:author="rev1" w:date="2026-08-03T13:04:00Z" w16du:dateUtc="2026-08-03T04:04:00Z">
        <w:r w:rsidRPr="00865D34">
          <w:rPr>
            <w:color w:val="000000" w:themeColor="text1"/>
          </w:rPr>
          <w:br w:type="page"/>
        </w:r>
      </w:ins>
    </w:p>
    <w:p w14:paraId="7018C149" w14:textId="77777777" w:rsidR="00015FE0" w:rsidRPr="00865D34" w:rsidRDefault="001E6ACB" w:rsidP="00015FE0">
      <w:pPr>
        <w:pStyle w:val="ad"/>
        <w:rPr>
          <w:del w:id="666" w:author="rev1" w:date="2026-08-03T13:04:00Z" w16du:dateUtc="2026-08-03T04:04:00Z"/>
        </w:rPr>
      </w:pPr>
      <w:del w:id="667" w:author="rev1" w:date="2026-08-03T13:04:00Z" w16du:dateUtc="2026-08-03T04:04:00Z">
        <w:r w:rsidRPr="00865D34">
          <w:lastRenderedPageBreak/>
          <w:fldChar w:fldCharType="begin"/>
        </w:r>
        <w:r w:rsidR="00B657FA" w:rsidRPr="00865D34">
          <w:delInstrText xml:space="preserve"> ADDIN ZOTERO_BIBL {"uncited":[],"omitted":[],"custom":[]} CSL_BIBLIOGRAPHY </w:delInstrText>
        </w:r>
        <w:r w:rsidRPr="00865D34">
          <w:fldChar w:fldCharType="separate"/>
        </w:r>
        <w:r w:rsidR="00015FE0" w:rsidRPr="00865D34">
          <w:delText>1.</w:delText>
        </w:r>
        <w:r w:rsidR="00015FE0" w:rsidRPr="00865D34">
          <w:tab/>
          <w:delText xml:space="preserve">Guo, J., Tang, W., Xu, S., Liu, W. &amp; Xu, G. OCTA evaluation of treatment-naïve flat irregular PED (FIPED)-associated CNV in chronic central serous chorioretinopathy before and after half-dose PDT. </w:delText>
        </w:r>
        <w:r w:rsidR="00015FE0" w:rsidRPr="00865D34">
          <w:rPr>
            <w:i/>
            <w:iCs/>
          </w:rPr>
          <w:delText>Eye</w:delText>
        </w:r>
        <w:r w:rsidR="00015FE0" w:rsidRPr="00865D34">
          <w:delText xml:space="preserve"> </w:delText>
        </w:r>
        <w:r w:rsidR="00015FE0" w:rsidRPr="00865D34">
          <w:rPr>
            <w:b/>
            <w:bCs/>
          </w:rPr>
          <w:delText>35</w:delText>
        </w:r>
        <w:r w:rsidR="00015FE0" w:rsidRPr="00865D34">
          <w:delText>, 2871–2878 (2021).</w:delText>
        </w:r>
      </w:del>
    </w:p>
    <w:p w14:paraId="00BBFAEB" w14:textId="77777777" w:rsidR="00015FE0" w:rsidRPr="00865D34" w:rsidRDefault="00015FE0" w:rsidP="00015FE0">
      <w:pPr>
        <w:pStyle w:val="ad"/>
        <w:rPr>
          <w:del w:id="668" w:author="rev1" w:date="2026-08-03T13:04:00Z" w16du:dateUtc="2026-08-03T04:04:00Z"/>
        </w:rPr>
      </w:pPr>
      <w:del w:id="669" w:author="rev1" w:date="2026-08-03T13:04:00Z" w16du:dateUtc="2026-08-03T04:04:00Z">
        <w:r w:rsidRPr="00865D34">
          <w:delText>2.</w:delText>
        </w:r>
        <w:r w:rsidRPr="00865D34">
          <w:tab/>
          <w:delText xml:space="preserve">Zudaire, E., Gambardella, L., Kurcz, C. &amp; Vermeren, S. A Computational Tool for Quantitative Analysis of Vascular Networks. </w:delText>
        </w:r>
        <w:r w:rsidRPr="00865D34">
          <w:rPr>
            <w:i/>
            <w:iCs/>
          </w:rPr>
          <w:delText>PLOS ONE</w:delText>
        </w:r>
        <w:r w:rsidRPr="00865D34">
          <w:delText xml:space="preserve"> </w:delText>
        </w:r>
        <w:r w:rsidRPr="00865D34">
          <w:rPr>
            <w:b/>
            <w:bCs/>
          </w:rPr>
          <w:delText>6</w:delText>
        </w:r>
        <w:r w:rsidRPr="00865D34">
          <w:delText>, e27385 (2011).</w:delText>
        </w:r>
      </w:del>
    </w:p>
    <w:p w14:paraId="4695C457" w14:textId="77777777" w:rsidR="00015FE0" w:rsidRPr="00865D34" w:rsidRDefault="00015FE0" w:rsidP="00015FE0">
      <w:pPr>
        <w:pStyle w:val="ad"/>
        <w:rPr>
          <w:del w:id="670" w:author="rev1" w:date="2026-08-03T13:04:00Z" w16du:dateUtc="2026-08-03T04:04:00Z"/>
        </w:rPr>
      </w:pPr>
      <w:del w:id="671" w:author="rev1" w:date="2026-08-03T13:04:00Z" w16du:dateUtc="2026-08-03T04:04:00Z">
        <w:r w:rsidRPr="00865D34">
          <w:delText>3.</w:delText>
        </w:r>
        <w:r w:rsidRPr="00865D34">
          <w:tab/>
          <w:delText xml:space="preserve">Told, R. </w:delText>
        </w:r>
        <w:r w:rsidRPr="00865D34">
          <w:rPr>
            <w:i/>
            <w:iCs/>
          </w:rPr>
          <w:delText>et al.</w:delText>
        </w:r>
        <w:r w:rsidRPr="00865D34">
          <w:delText xml:space="preserve"> Profiling neovascular age-related macular degeneration choroidal neovascularization lesion response to anti-vascular endothelial growth factor therapy using SSOCTA. </w:delText>
        </w:r>
        <w:r w:rsidRPr="00865D34">
          <w:rPr>
            <w:i/>
            <w:iCs/>
          </w:rPr>
          <w:delText>Acta Ophthalmol. (Copenh.)</w:delText>
        </w:r>
        <w:r w:rsidRPr="00865D34">
          <w:delText xml:space="preserve"> </w:delText>
        </w:r>
        <w:r w:rsidRPr="00865D34">
          <w:rPr>
            <w:b/>
            <w:bCs/>
          </w:rPr>
          <w:delText>99</w:delText>
        </w:r>
        <w:r w:rsidRPr="00865D34">
          <w:delText>, e240–e246 (2021).</w:delText>
        </w:r>
      </w:del>
    </w:p>
    <w:p w14:paraId="7A9A1592" w14:textId="77777777" w:rsidR="00015FE0" w:rsidRPr="00865D34" w:rsidRDefault="00015FE0" w:rsidP="00015FE0">
      <w:pPr>
        <w:pStyle w:val="ad"/>
        <w:rPr>
          <w:del w:id="672" w:author="rev1" w:date="2026-08-03T13:04:00Z" w16du:dateUtc="2026-08-03T04:04:00Z"/>
        </w:rPr>
      </w:pPr>
      <w:del w:id="673" w:author="rev1" w:date="2026-08-03T13:04:00Z" w16du:dateUtc="2026-08-03T04:04:00Z">
        <w:r w:rsidRPr="00865D34">
          <w:delText>4.</w:delText>
        </w:r>
        <w:r w:rsidRPr="00865D34">
          <w:tab/>
          <w:delText xml:space="preserve">Montesel, A. </w:delText>
        </w:r>
        <w:r w:rsidRPr="00865D34">
          <w:rPr>
            <w:i/>
            <w:iCs/>
          </w:rPr>
          <w:delText>et al.</w:delText>
        </w:r>
        <w:r w:rsidRPr="00865D34">
          <w:delText xml:space="preserve"> Quantitative response of macular neovascularisation to loading phase of aflibercept in neovascular age-related macular degeneration. </w:delText>
        </w:r>
        <w:r w:rsidRPr="00865D34">
          <w:rPr>
            <w:i/>
            <w:iCs/>
          </w:rPr>
          <w:delText>Eye</w:delText>
        </w:r>
        <w:r w:rsidRPr="00865D34">
          <w:delText xml:space="preserve"> </w:delText>
        </w:r>
        <w:r w:rsidRPr="00865D34">
          <w:rPr>
            <w:b/>
            <w:bCs/>
          </w:rPr>
          <w:delText>37</w:delText>
        </w:r>
        <w:r w:rsidRPr="00865D34">
          <w:delText>, 3648–3655 (2023).</w:delText>
        </w:r>
      </w:del>
    </w:p>
    <w:p w14:paraId="043A70C9" w14:textId="77777777" w:rsidR="00015FE0" w:rsidRPr="00865D34" w:rsidRDefault="00015FE0" w:rsidP="00015FE0">
      <w:pPr>
        <w:pStyle w:val="ad"/>
        <w:rPr>
          <w:del w:id="674" w:author="rev1" w:date="2026-08-03T13:04:00Z" w16du:dateUtc="2026-08-03T04:04:00Z"/>
        </w:rPr>
      </w:pPr>
      <w:del w:id="675" w:author="rev1" w:date="2026-08-03T13:04:00Z" w16du:dateUtc="2026-08-03T04:04:00Z">
        <w:r w:rsidRPr="00865D34">
          <w:delText>5.</w:delText>
        </w:r>
        <w:r w:rsidRPr="00865D34">
          <w:tab/>
          <w:delText xml:space="preserve">Carlà, M. M. </w:delText>
        </w:r>
        <w:r w:rsidRPr="00865D34">
          <w:rPr>
            <w:i/>
            <w:iCs/>
          </w:rPr>
          <w:delText>et al.</w:delText>
        </w:r>
        <w:r w:rsidRPr="00865D34">
          <w:delText xml:space="preserve"> MORPHOMETRIC CHANGES IN MACULAR NEOVASCULARIZATION ARCHITECTURE AFTER FARICIMAB TREATMENT IN NEOVASCULAR AGE-RELATED MACULAR DEGENERATION: Comparison Between Naive and Switched Eyes. </w:delText>
        </w:r>
        <w:r w:rsidRPr="00865D34">
          <w:rPr>
            <w:i/>
            <w:iCs/>
          </w:rPr>
          <w:delText>Retina</w:delText>
        </w:r>
        <w:r w:rsidRPr="00865D34">
          <w:delText xml:space="preserve"> 125–135 (2026) doi:10.1097/iae.0000000000004635.</w:delText>
        </w:r>
      </w:del>
    </w:p>
    <w:p w14:paraId="51059454" w14:textId="77777777" w:rsidR="00015FE0" w:rsidRPr="00865D34" w:rsidRDefault="00015FE0" w:rsidP="00015FE0">
      <w:pPr>
        <w:pStyle w:val="ad"/>
        <w:rPr>
          <w:del w:id="676" w:author="rev1" w:date="2026-08-03T13:04:00Z" w16du:dateUtc="2026-08-03T04:04:00Z"/>
        </w:rPr>
      </w:pPr>
      <w:del w:id="677" w:author="rev1" w:date="2026-08-03T13:04:00Z" w16du:dateUtc="2026-08-03T04:04:00Z">
        <w:r w:rsidRPr="00865D34">
          <w:delText>6.</w:delText>
        </w:r>
        <w:r w:rsidRPr="00865D34">
          <w:tab/>
          <w:delText xml:space="preserve">Munk, M. R. </w:delText>
        </w:r>
        <w:r w:rsidRPr="00865D34">
          <w:rPr>
            <w:i/>
            <w:iCs/>
          </w:rPr>
          <w:delText>et al.</w:delText>
        </w:r>
        <w:r w:rsidRPr="00865D34">
          <w:delText xml:space="preserve"> OCT-angiography: A qualitative and quantitative comparison of 4 OCT-A devices. </w:delText>
        </w:r>
        <w:r w:rsidRPr="00865D34">
          <w:rPr>
            <w:i/>
            <w:iCs/>
          </w:rPr>
          <w:delText>PLOS ONE</w:delText>
        </w:r>
        <w:r w:rsidRPr="00865D34">
          <w:delText xml:space="preserve"> </w:delText>
        </w:r>
        <w:r w:rsidRPr="00865D34">
          <w:rPr>
            <w:b/>
            <w:bCs/>
          </w:rPr>
          <w:delText>12</w:delText>
        </w:r>
        <w:r w:rsidRPr="00865D34">
          <w:delText>, e0177059 (2017).</w:delText>
        </w:r>
      </w:del>
    </w:p>
    <w:p w14:paraId="5E183507" w14:textId="77777777" w:rsidR="00015FE0" w:rsidRPr="00865D34" w:rsidRDefault="00015FE0" w:rsidP="00015FE0">
      <w:pPr>
        <w:pStyle w:val="ad"/>
        <w:rPr>
          <w:del w:id="678" w:author="rev1" w:date="2026-08-03T13:04:00Z" w16du:dateUtc="2026-08-03T04:04:00Z"/>
        </w:rPr>
      </w:pPr>
      <w:del w:id="679" w:author="rev1" w:date="2026-08-03T13:04:00Z" w16du:dateUtc="2026-08-03T04:04:00Z">
        <w:r w:rsidRPr="00865D34">
          <w:delText>7.</w:delText>
        </w:r>
        <w:r w:rsidRPr="00865D34">
          <w:tab/>
          <w:delText xml:space="preserve">Miere, A. </w:delText>
        </w:r>
        <w:r w:rsidRPr="00865D34">
          <w:rPr>
            <w:i/>
            <w:iCs/>
          </w:rPr>
          <w:delText>et al.</w:delText>
        </w:r>
        <w:r w:rsidRPr="00865D34">
          <w:delText xml:space="preserve"> VASCULAR REMODELING OF CHOROIDAL NEOVASCULARIZATION AFTER ANTI-VASCULAR ENDOTHELIAL GROWTH FACTOR THERAPY VISUALIZED ON OPTICAL COHERENCE TOMOGRAPHY ANGIOGRAPHY. </w:delText>
        </w:r>
        <w:r w:rsidRPr="00865D34">
          <w:rPr>
            <w:i/>
            <w:iCs/>
          </w:rPr>
          <w:delText>Retina</w:delText>
        </w:r>
        <w:r w:rsidRPr="00865D34">
          <w:delText xml:space="preserve"> </w:delText>
        </w:r>
        <w:r w:rsidRPr="00865D34">
          <w:rPr>
            <w:b/>
            <w:bCs/>
          </w:rPr>
          <w:delText>39</w:delText>
        </w:r>
        <w:r w:rsidRPr="00865D34">
          <w:delText>, 548–557 (2019).</w:delText>
        </w:r>
      </w:del>
    </w:p>
    <w:p w14:paraId="61B73791" w14:textId="77777777" w:rsidR="00015FE0" w:rsidRPr="00865D34" w:rsidRDefault="00015FE0" w:rsidP="00015FE0">
      <w:pPr>
        <w:pStyle w:val="ad"/>
        <w:rPr>
          <w:del w:id="680" w:author="rev1" w:date="2026-08-03T13:04:00Z" w16du:dateUtc="2026-08-03T04:04:00Z"/>
        </w:rPr>
      </w:pPr>
      <w:del w:id="681" w:author="rev1" w:date="2026-08-03T13:04:00Z" w16du:dateUtc="2026-08-03T04:04:00Z">
        <w:r w:rsidRPr="00865D34">
          <w:delText>8.</w:delText>
        </w:r>
        <w:r w:rsidRPr="00865D34">
          <w:tab/>
          <w:delText xml:space="preserve">Tew, T. </w:delText>
        </w:r>
        <w:r w:rsidRPr="00865D34">
          <w:rPr>
            <w:i/>
            <w:iCs/>
          </w:rPr>
          <w:delText>et al.</w:delText>
        </w:r>
        <w:r w:rsidRPr="00865D34">
          <w:delText xml:space="preserve"> Comparison of different morphologies of choroidal neovascularization evaluated by ocular coherence tomography angiography in age-related macular degeneration. </w:delText>
        </w:r>
        <w:r w:rsidRPr="00865D34">
          <w:rPr>
            <w:i/>
            <w:iCs/>
          </w:rPr>
          <w:delText>Clin. Experiment. Ophthalmol.</w:delText>
        </w:r>
        <w:r w:rsidRPr="00865D34">
          <w:delText xml:space="preserve"> </w:delText>
        </w:r>
        <w:r w:rsidRPr="00865D34">
          <w:rPr>
            <w:b/>
            <w:bCs/>
          </w:rPr>
          <w:delText>48</w:delText>
        </w:r>
        <w:r w:rsidRPr="00865D34">
          <w:delText>, 927–937 (2020).</w:delText>
        </w:r>
      </w:del>
    </w:p>
    <w:p w14:paraId="4CDB9057" w14:textId="77777777" w:rsidR="00015FE0" w:rsidRPr="00865D34" w:rsidRDefault="00015FE0" w:rsidP="00015FE0">
      <w:pPr>
        <w:pStyle w:val="ad"/>
        <w:rPr>
          <w:del w:id="682" w:author="rev1" w:date="2026-08-03T13:04:00Z" w16du:dateUtc="2026-08-03T04:04:00Z"/>
        </w:rPr>
      </w:pPr>
      <w:del w:id="683" w:author="rev1" w:date="2026-08-03T13:04:00Z" w16du:dateUtc="2026-08-03T04:04:00Z">
        <w:r w:rsidRPr="00865D34">
          <w:delText>9.</w:delText>
        </w:r>
        <w:r w:rsidRPr="00865D34">
          <w:tab/>
          <w:delText xml:space="preserve">Coscas, F. </w:delText>
        </w:r>
        <w:r w:rsidRPr="00865D34">
          <w:rPr>
            <w:i/>
            <w:iCs/>
          </w:rPr>
          <w:delText>et al.</w:delText>
        </w:r>
        <w:r w:rsidRPr="00865D34">
          <w:delText xml:space="preserve"> Optical coherence tomography angiography in exudative age-related macular degeneration: A predictive model for treatment decisions. </w:delText>
        </w:r>
        <w:r w:rsidRPr="00865D34">
          <w:rPr>
            <w:i/>
            <w:iCs/>
          </w:rPr>
          <w:delText>Br. J. Ophthalmol.</w:delText>
        </w:r>
        <w:r w:rsidRPr="00865D34">
          <w:delText xml:space="preserve"> </w:delText>
        </w:r>
        <w:r w:rsidRPr="00865D34">
          <w:rPr>
            <w:b/>
            <w:bCs/>
          </w:rPr>
          <w:delText>103</w:delText>
        </w:r>
        <w:r w:rsidRPr="00865D34">
          <w:delText>, 1342–1356 (2019).</w:delText>
        </w:r>
      </w:del>
    </w:p>
    <w:p w14:paraId="1E3D2B34" w14:textId="77777777" w:rsidR="00015FE0" w:rsidRPr="00865D34" w:rsidRDefault="00015FE0" w:rsidP="00015FE0">
      <w:pPr>
        <w:pStyle w:val="ad"/>
        <w:rPr>
          <w:del w:id="684" w:author="rev1" w:date="2026-08-03T13:04:00Z" w16du:dateUtc="2026-08-03T04:04:00Z"/>
        </w:rPr>
      </w:pPr>
      <w:del w:id="685" w:author="rev1" w:date="2026-08-03T13:04:00Z" w16du:dateUtc="2026-08-03T04:04:00Z">
        <w:r w:rsidRPr="00865D34">
          <w:delText>10.</w:delText>
        </w:r>
        <w:r w:rsidRPr="00865D34">
          <w:tab/>
          <w:delText xml:space="preserve">Oliveira, W. S., Teixeira, J. V., Ren, T. I., Cavalcanti, G. D. C. &amp; Sijbers, J. Unsupervised Retinal Vessel Segmentation Using Combined Filters. </w:delText>
        </w:r>
        <w:r w:rsidRPr="00865D34">
          <w:rPr>
            <w:i/>
            <w:iCs/>
          </w:rPr>
          <w:delText>PLoS ONE</w:delText>
        </w:r>
        <w:r w:rsidRPr="00865D34">
          <w:delText xml:space="preserve"> </w:delText>
        </w:r>
        <w:r w:rsidRPr="00865D34">
          <w:rPr>
            <w:b/>
            <w:bCs/>
          </w:rPr>
          <w:delText>11</w:delText>
        </w:r>
        <w:r w:rsidRPr="00865D34">
          <w:delText>, e0149943 (2016).</w:delText>
        </w:r>
      </w:del>
    </w:p>
    <w:p w14:paraId="2BAF3C50" w14:textId="77777777" w:rsidR="00015FE0" w:rsidRPr="00865D34" w:rsidRDefault="00015FE0" w:rsidP="00015FE0">
      <w:pPr>
        <w:pStyle w:val="ad"/>
        <w:rPr>
          <w:del w:id="686" w:author="rev1" w:date="2026-08-03T13:04:00Z" w16du:dateUtc="2026-08-03T04:04:00Z"/>
        </w:rPr>
      </w:pPr>
      <w:del w:id="687" w:author="rev1" w:date="2026-08-03T13:04:00Z" w16du:dateUtc="2026-08-03T04:04:00Z">
        <w:r w:rsidRPr="00865D34">
          <w:delText>11.</w:delText>
        </w:r>
        <w:r w:rsidRPr="00865D34">
          <w:tab/>
          <w:delText xml:space="preserve">Ma, Y. </w:delText>
        </w:r>
        <w:r w:rsidRPr="00865D34">
          <w:rPr>
            <w:i/>
            <w:iCs/>
          </w:rPr>
          <w:delText>et al.</w:delText>
        </w:r>
        <w:r w:rsidRPr="00865D34">
          <w:delText xml:space="preserve"> Multichannel Retinal Blood Vessel Segmentation Based on the Combination of Matched Filter and U-Net Network. </w:delText>
        </w:r>
        <w:r w:rsidRPr="00865D34">
          <w:rPr>
            <w:i/>
            <w:iCs/>
          </w:rPr>
          <w:delText>BioMed Res. Int.</w:delText>
        </w:r>
        <w:r w:rsidRPr="00865D34">
          <w:delText xml:space="preserve"> </w:delText>
        </w:r>
        <w:r w:rsidRPr="00865D34">
          <w:rPr>
            <w:b/>
            <w:bCs/>
          </w:rPr>
          <w:delText>2021</w:delText>
        </w:r>
        <w:r w:rsidRPr="00865D34">
          <w:delText>, 5561125 (2021).</w:delText>
        </w:r>
      </w:del>
    </w:p>
    <w:p w14:paraId="7CA99B68" w14:textId="77777777" w:rsidR="00015FE0" w:rsidRPr="00865D34" w:rsidRDefault="00015FE0" w:rsidP="00015FE0">
      <w:pPr>
        <w:pStyle w:val="ad"/>
        <w:rPr>
          <w:del w:id="688" w:author="rev1" w:date="2026-08-03T13:04:00Z" w16du:dateUtc="2026-08-03T04:04:00Z"/>
        </w:rPr>
      </w:pPr>
      <w:del w:id="689" w:author="rev1" w:date="2026-08-03T13:04:00Z" w16du:dateUtc="2026-08-03T04:04:00Z">
        <w:r w:rsidRPr="00865D34">
          <w:delText>12.</w:delText>
        </w:r>
        <w:r w:rsidRPr="00865D34">
          <w:tab/>
          <w:delText xml:space="preserve">Memari, N., Ramli, A. R., Bin Saripan, M. I., Mashohor, S. &amp; Moghbel, M. Supervised retinal vessel segmentation from color fundus images based on matched filtering and AdaBoost classifier. </w:delText>
        </w:r>
        <w:r w:rsidRPr="00865D34">
          <w:rPr>
            <w:i/>
            <w:iCs/>
          </w:rPr>
          <w:delText>PLoS ONE</w:delText>
        </w:r>
        <w:r w:rsidRPr="00865D34">
          <w:delText xml:space="preserve"> </w:delText>
        </w:r>
        <w:r w:rsidRPr="00865D34">
          <w:rPr>
            <w:b/>
            <w:bCs/>
          </w:rPr>
          <w:delText>12</w:delText>
        </w:r>
        <w:r w:rsidRPr="00865D34">
          <w:delText>, e0188939 (2017).</w:delText>
        </w:r>
      </w:del>
    </w:p>
    <w:p w14:paraId="11BBD687" w14:textId="77777777" w:rsidR="00015FE0" w:rsidRPr="00865D34" w:rsidRDefault="00015FE0" w:rsidP="00015FE0">
      <w:pPr>
        <w:pStyle w:val="ad"/>
        <w:rPr>
          <w:del w:id="690" w:author="rev1" w:date="2026-08-03T13:04:00Z" w16du:dateUtc="2026-08-03T04:04:00Z"/>
        </w:rPr>
      </w:pPr>
      <w:del w:id="691" w:author="rev1" w:date="2026-08-03T13:04:00Z" w16du:dateUtc="2026-08-03T04:04:00Z">
        <w:r w:rsidRPr="00865D34">
          <w:delText>13.</w:delText>
        </w:r>
        <w:r w:rsidRPr="00865D34">
          <w:tab/>
          <w:delText xml:space="preserve">Wang, M. </w:delText>
        </w:r>
        <w:r w:rsidRPr="00865D34">
          <w:rPr>
            <w:i/>
            <w:iCs/>
          </w:rPr>
          <w:delText>et al.</w:delText>
        </w:r>
        <w:r w:rsidRPr="00865D34">
          <w:delText xml:space="preserve"> Evaluating Polypoidal Choroidal Vasculopathy With Optical Coherence Tomography Angiography. </w:delText>
        </w:r>
        <w:r w:rsidRPr="00865D34">
          <w:rPr>
            <w:i/>
            <w:iCs/>
          </w:rPr>
          <w:delText>Investig. Opthalmology Vis. Sci.</w:delText>
        </w:r>
        <w:r w:rsidRPr="00865D34">
          <w:delText xml:space="preserve"> </w:delText>
        </w:r>
        <w:r w:rsidRPr="00865D34">
          <w:rPr>
            <w:b/>
            <w:bCs/>
          </w:rPr>
          <w:delText>57</w:delText>
        </w:r>
        <w:r w:rsidRPr="00865D34">
          <w:delText>, OCT526-32 (2016).</w:delText>
        </w:r>
      </w:del>
    </w:p>
    <w:p w14:paraId="6E21A22D" w14:textId="77777777" w:rsidR="00015FE0" w:rsidRPr="00865D34" w:rsidRDefault="00015FE0" w:rsidP="00015FE0">
      <w:pPr>
        <w:pStyle w:val="ad"/>
        <w:rPr>
          <w:del w:id="692" w:author="rev1" w:date="2026-08-03T13:04:00Z" w16du:dateUtc="2026-08-03T04:04:00Z"/>
        </w:rPr>
      </w:pPr>
      <w:del w:id="693" w:author="rev1" w:date="2026-08-03T13:04:00Z" w16du:dateUtc="2026-08-03T04:04:00Z">
        <w:r w:rsidRPr="00865D34">
          <w:delText>14.</w:delText>
        </w:r>
        <w:r w:rsidRPr="00865D34">
          <w:tab/>
          <w:delText xml:space="preserve">Xue, J. </w:delText>
        </w:r>
        <w:r w:rsidRPr="00865D34">
          <w:rPr>
            <w:i/>
            <w:iCs/>
          </w:rPr>
          <w:delText>et al.</w:delText>
        </w:r>
        <w:r w:rsidRPr="00865D34">
          <w:delText xml:space="preserve"> Automatic quantification of choroidal neovascularization lesion area on OCT angiography based on density cell-like P systems with active membranes. </w:delText>
        </w:r>
        <w:r w:rsidRPr="00865D34">
          <w:rPr>
            <w:i/>
            <w:iCs/>
          </w:rPr>
          <w:delText>Biomed. Opt. Express</w:delText>
        </w:r>
        <w:r w:rsidRPr="00865D34">
          <w:delText xml:space="preserve"> </w:delText>
        </w:r>
        <w:r w:rsidRPr="00865D34">
          <w:rPr>
            <w:b/>
            <w:bCs/>
          </w:rPr>
          <w:delText>9 7</w:delText>
        </w:r>
        <w:r w:rsidRPr="00865D34">
          <w:delText>, 3208–3219 (2018).</w:delText>
        </w:r>
      </w:del>
    </w:p>
    <w:p w14:paraId="1B578DD6" w14:textId="77777777" w:rsidR="00015FE0" w:rsidRPr="00865D34" w:rsidRDefault="00015FE0" w:rsidP="00015FE0">
      <w:pPr>
        <w:pStyle w:val="ad"/>
        <w:rPr>
          <w:del w:id="694" w:author="rev1" w:date="2026-08-03T13:04:00Z" w16du:dateUtc="2026-08-03T04:04:00Z"/>
        </w:rPr>
      </w:pPr>
      <w:del w:id="695" w:author="rev1" w:date="2026-08-03T13:04:00Z" w16du:dateUtc="2026-08-03T04:04:00Z">
        <w:r w:rsidRPr="00865D34">
          <w:delText>15.</w:delText>
        </w:r>
        <w:r w:rsidRPr="00865D34">
          <w:tab/>
          <w:delText xml:space="preserve">Babiuch, A. </w:delText>
        </w:r>
        <w:r w:rsidRPr="00865D34">
          <w:rPr>
            <w:i/>
            <w:iCs/>
          </w:rPr>
          <w:delText>et al.</w:delText>
        </w:r>
        <w:r w:rsidRPr="00865D34">
          <w:delText xml:space="preserve"> IMPACT OF OPTICAL COHERENCE TOMOGRAPHY ANGIOGRAPHY REVIEW STRATEGY ON DETECTION OF CHOROIDAL NEOVASCULARIZATION. </w:delText>
        </w:r>
        <w:r w:rsidRPr="00865D34">
          <w:rPr>
            <w:i/>
            <w:iCs/>
          </w:rPr>
          <w:delText>Retina</w:delText>
        </w:r>
        <w:r w:rsidRPr="00865D34">
          <w:delText xml:space="preserve"> 672–678 (2020) doi:10.1097/iae.0000000000002443.</w:delText>
        </w:r>
      </w:del>
    </w:p>
    <w:p w14:paraId="08E91D64" w14:textId="77777777" w:rsidR="00015FE0" w:rsidRPr="00865D34" w:rsidRDefault="00015FE0" w:rsidP="00015FE0">
      <w:pPr>
        <w:pStyle w:val="ad"/>
        <w:rPr>
          <w:del w:id="696" w:author="rev1" w:date="2026-08-03T13:04:00Z" w16du:dateUtc="2026-08-03T04:04:00Z"/>
        </w:rPr>
      </w:pPr>
      <w:del w:id="697" w:author="rev1" w:date="2026-08-03T13:04:00Z" w16du:dateUtc="2026-08-03T04:04:00Z">
        <w:r w:rsidRPr="00865D34">
          <w:delText>16.</w:delText>
        </w:r>
        <w:r w:rsidRPr="00865D34">
          <w:tab/>
          <w:delText xml:space="preserve">Smith, A. &amp; Zavala, V. The Euler characteristic: A general topological descriptor for complex data. </w:delText>
        </w:r>
        <w:r w:rsidRPr="00865D34">
          <w:rPr>
            <w:i/>
            <w:iCs/>
          </w:rPr>
          <w:delText>Comput Chem Eng</w:delText>
        </w:r>
        <w:r w:rsidRPr="00865D34">
          <w:delText xml:space="preserve"> </w:delText>
        </w:r>
        <w:r w:rsidRPr="00865D34">
          <w:rPr>
            <w:b/>
            <w:bCs/>
          </w:rPr>
          <w:delText>154</w:delText>
        </w:r>
        <w:r w:rsidRPr="00865D34">
          <w:delText>, 107463 (2021).</w:delText>
        </w:r>
      </w:del>
    </w:p>
    <w:p w14:paraId="72194637" w14:textId="77777777" w:rsidR="00015FE0" w:rsidRPr="00865D34" w:rsidRDefault="00015FE0" w:rsidP="00015FE0">
      <w:pPr>
        <w:pStyle w:val="ad"/>
        <w:rPr>
          <w:del w:id="698" w:author="rev1" w:date="2026-08-03T13:04:00Z" w16du:dateUtc="2026-08-03T04:04:00Z"/>
        </w:rPr>
      </w:pPr>
      <w:del w:id="699" w:author="rev1" w:date="2026-08-03T13:04:00Z" w16du:dateUtc="2026-08-03T04:04:00Z">
        <w:r w:rsidRPr="00865D34">
          <w:delText>17.</w:delText>
        </w:r>
        <w:r w:rsidRPr="00865D34">
          <w:tab/>
          <w:delText xml:space="preserve">Willführ, A. </w:delText>
        </w:r>
        <w:r w:rsidRPr="00865D34">
          <w:rPr>
            <w:i/>
            <w:iCs/>
          </w:rPr>
          <w:delText>et al.</w:delText>
        </w:r>
        <w:r w:rsidRPr="00865D34">
          <w:delText xml:space="preserve"> Estimation of the number of alveolar capillaries by the Euler number (Euler-Poincaré characteristic). </w:delText>
        </w:r>
        <w:r w:rsidRPr="00865D34">
          <w:rPr>
            <w:i/>
            <w:iCs/>
          </w:rPr>
          <w:delText>Am. J. Physiol. Lung Cell. Mol. Physiol.</w:delText>
        </w:r>
        <w:r w:rsidRPr="00865D34">
          <w:delText xml:space="preserve"> </w:delText>
        </w:r>
        <w:r w:rsidRPr="00865D34">
          <w:rPr>
            <w:b/>
            <w:bCs/>
          </w:rPr>
          <w:delText>309</w:delText>
        </w:r>
        <w:r w:rsidRPr="00865D34">
          <w:delText>, L1286-93 (2015).</w:delText>
        </w:r>
      </w:del>
    </w:p>
    <w:p w14:paraId="4EA7915C" w14:textId="77777777" w:rsidR="00015FE0" w:rsidRPr="00865D34" w:rsidRDefault="00015FE0" w:rsidP="00015FE0">
      <w:pPr>
        <w:pStyle w:val="ad"/>
        <w:rPr>
          <w:del w:id="700" w:author="rev1" w:date="2026-08-03T13:04:00Z" w16du:dateUtc="2026-08-03T04:04:00Z"/>
        </w:rPr>
      </w:pPr>
      <w:del w:id="701" w:author="rev1" w:date="2026-08-03T13:04:00Z" w16du:dateUtc="2026-08-03T04:04:00Z">
        <w:r w:rsidRPr="00865D34">
          <w:delText>18.</w:delText>
        </w:r>
        <w:r w:rsidRPr="00865D34">
          <w:tab/>
          <w:delText xml:space="preserve">Santos, F. </w:delText>
        </w:r>
        <w:r w:rsidRPr="00865D34">
          <w:rPr>
            <w:i/>
            <w:iCs/>
          </w:rPr>
          <w:delText>et al.</w:delText>
        </w:r>
        <w:r w:rsidRPr="00865D34">
          <w:delText xml:space="preserve"> Topological phase transitions in functional brain networks. </w:delText>
        </w:r>
        <w:r w:rsidRPr="00865D34">
          <w:rPr>
            <w:i/>
            <w:iCs/>
          </w:rPr>
          <w:delText>bioRxiv</w:delText>
        </w:r>
        <w:r w:rsidRPr="00865D34">
          <w:delText xml:space="preserve"> https://doi.org/10.1101/469478 (2018) doi:10.1101/469478.</w:delText>
        </w:r>
      </w:del>
    </w:p>
    <w:p w14:paraId="0D804720" w14:textId="77777777" w:rsidR="00015FE0" w:rsidRPr="00865D34" w:rsidRDefault="00015FE0" w:rsidP="00015FE0">
      <w:pPr>
        <w:pStyle w:val="ad"/>
        <w:rPr>
          <w:del w:id="702" w:author="rev1" w:date="2026-08-03T13:04:00Z" w16du:dateUtc="2026-08-03T04:04:00Z"/>
        </w:rPr>
      </w:pPr>
      <w:del w:id="703" w:author="rev1" w:date="2026-08-03T13:04:00Z" w16du:dateUtc="2026-08-03T04:04:00Z">
        <w:r w:rsidRPr="00865D34">
          <w:delText>19.</w:delText>
        </w:r>
        <w:r w:rsidRPr="00865D34">
          <w:tab/>
          <w:delText xml:space="preserve">Viallard, C. &amp; Larrivée, B. Tumor angiogenesis and vascular normalization: alternative therapeutic targets. </w:delText>
        </w:r>
        <w:r w:rsidRPr="00865D34">
          <w:rPr>
            <w:i/>
            <w:iCs/>
          </w:rPr>
          <w:delText>Angiogenesis</w:delText>
        </w:r>
        <w:r w:rsidRPr="00865D34">
          <w:delText xml:space="preserve"> </w:delText>
        </w:r>
        <w:r w:rsidRPr="00865D34">
          <w:rPr>
            <w:b/>
            <w:bCs/>
          </w:rPr>
          <w:delText>20</w:delText>
        </w:r>
        <w:r w:rsidRPr="00865D34">
          <w:delText>, 409–426 (2017).</w:delText>
        </w:r>
      </w:del>
    </w:p>
    <w:p w14:paraId="0D353BCB" w14:textId="77777777" w:rsidR="00015FE0" w:rsidRPr="00865D34" w:rsidRDefault="00015FE0" w:rsidP="00015FE0">
      <w:pPr>
        <w:pStyle w:val="ad"/>
        <w:rPr>
          <w:del w:id="704" w:author="rev1" w:date="2026-08-03T13:04:00Z" w16du:dateUtc="2026-08-03T04:04:00Z"/>
        </w:rPr>
      </w:pPr>
      <w:del w:id="705" w:author="rev1" w:date="2026-08-03T13:04:00Z" w16du:dateUtc="2026-08-03T04:04:00Z">
        <w:r w:rsidRPr="00865D34">
          <w:delText>20.</w:delText>
        </w:r>
        <w:r w:rsidRPr="00865D34">
          <w:tab/>
          <w:delText xml:space="preserve">Goker, Y. S. &amp; Demir, G. Comparison of optical coherence tomography angiography features in type 1 versus type 2 choroidal neovascular membranes secondary to age-related macular degeneration. </w:delText>
        </w:r>
        <w:r w:rsidRPr="00865D34">
          <w:rPr>
            <w:i/>
            <w:iCs/>
          </w:rPr>
          <w:delText>Med. Hypothesis Discov. Innov. Ophthalmol. J.</w:delText>
        </w:r>
        <w:r w:rsidRPr="00865D34">
          <w:delText xml:space="preserve"> </w:delText>
        </w:r>
        <w:r w:rsidRPr="00865D34">
          <w:rPr>
            <w:b/>
            <w:bCs/>
          </w:rPr>
          <w:delText>10</w:delText>
        </w:r>
        <w:r w:rsidRPr="00865D34">
          <w:delText>, 67–73 (2021).</w:delText>
        </w:r>
      </w:del>
    </w:p>
    <w:p w14:paraId="4E4391D1" w14:textId="77777777" w:rsidR="00015FE0" w:rsidRPr="00865D34" w:rsidRDefault="00015FE0" w:rsidP="00015FE0">
      <w:pPr>
        <w:pStyle w:val="ad"/>
        <w:rPr>
          <w:del w:id="706" w:author="rev1" w:date="2026-08-03T13:04:00Z" w16du:dateUtc="2026-08-03T04:04:00Z"/>
        </w:rPr>
      </w:pPr>
      <w:del w:id="707" w:author="rev1" w:date="2026-08-03T13:04:00Z" w16du:dateUtc="2026-08-03T04:04:00Z">
        <w:r w:rsidRPr="00865D34">
          <w:delText>21.</w:delText>
        </w:r>
        <w:r w:rsidRPr="00865D34">
          <w:tab/>
          <w:delText xml:space="preserve">Li, J. </w:delText>
        </w:r>
        <w:r w:rsidRPr="00865D34">
          <w:rPr>
            <w:i/>
            <w:iCs/>
          </w:rPr>
          <w:delText>et al.</w:delText>
        </w:r>
        <w:r w:rsidRPr="00865D34">
          <w:delText xml:space="preserve"> Comparative quantitative analysis of optical coherence tomography angiography in varied morphologies of macular neovascularization following intravitreal conbercept and ranibizumab treatments for neovascular age‑related macular degeneration. </w:delText>
        </w:r>
        <w:r w:rsidRPr="00865D34">
          <w:rPr>
            <w:i/>
            <w:iCs/>
          </w:rPr>
          <w:delText>Exp. Ther. Med.</w:delText>
        </w:r>
        <w:r w:rsidRPr="00865D34">
          <w:delText xml:space="preserve"> </w:delText>
        </w:r>
        <w:r w:rsidRPr="00865D34">
          <w:rPr>
            <w:b/>
            <w:bCs/>
          </w:rPr>
          <w:delText>27</w:delText>
        </w:r>
        <w:r w:rsidRPr="00865D34">
          <w:delText>, 214 (2024).</w:delText>
        </w:r>
      </w:del>
    </w:p>
    <w:p w14:paraId="113DEC2D" w14:textId="77777777" w:rsidR="00015FE0" w:rsidRPr="00865D34" w:rsidRDefault="00015FE0" w:rsidP="00015FE0">
      <w:pPr>
        <w:pStyle w:val="ad"/>
        <w:rPr>
          <w:del w:id="708" w:author="rev1" w:date="2026-08-03T13:04:00Z" w16du:dateUtc="2026-08-03T04:04:00Z"/>
        </w:rPr>
      </w:pPr>
      <w:del w:id="709" w:author="rev1" w:date="2026-08-03T13:04:00Z" w16du:dateUtc="2026-08-03T04:04:00Z">
        <w:r w:rsidRPr="00865D34">
          <w:delText>22.</w:delText>
        </w:r>
        <w:r w:rsidRPr="00865D34">
          <w:tab/>
          <w:delText xml:space="preserve">Tew, T. B. </w:delText>
        </w:r>
        <w:r w:rsidRPr="00865D34">
          <w:rPr>
            <w:i/>
            <w:iCs/>
          </w:rPr>
          <w:delText>et al.</w:delText>
        </w:r>
        <w:r w:rsidRPr="00865D34">
          <w:delText xml:space="preserve"> Comparison of different morphologies of choroidal neovascularization evaluated by ocular coherence tomography angiography in age-related macular degeneration. </w:delText>
        </w:r>
        <w:r w:rsidRPr="00865D34">
          <w:rPr>
            <w:i/>
            <w:iCs/>
          </w:rPr>
          <w:delText>Clin. Experiment. Ophthalmol.</w:delText>
        </w:r>
        <w:r w:rsidRPr="00865D34">
          <w:delText xml:space="preserve"> </w:delText>
        </w:r>
        <w:r w:rsidRPr="00865D34">
          <w:rPr>
            <w:b/>
            <w:bCs/>
          </w:rPr>
          <w:delText>48</w:delText>
        </w:r>
        <w:r w:rsidRPr="00865D34">
          <w:delText>, 927–937 (2020).</w:delText>
        </w:r>
      </w:del>
    </w:p>
    <w:p w14:paraId="0F9A2762" w14:textId="77777777" w:rsidR="00015FE0" w:rsidRPr="00865D34" w:rsidRDefault="00015FE0" w:rsidP="00015FE0">
      <w:pPr>
        <w:pStyle w:val="ad"/>
        <w:rPr>
          <w:del w:id="710" w:author="rev1" w:date="2026-08-03T13:04:00Z" w16du:dateUtc="2026-08-03T04:04:00Z"/>
        </w:rPr>
      </w:pPr>
      <w:del w:id="711" w:author="rev1" w:date="2026-08-03T13:04:00Z" w16du:dateUtc="2026-08-03T04:04:00Z">
        <w:r w:rsidRPr="00865D34">
          <w:delText>23.</w:delText>
        </w:r>
        <w:r w:rsidRPr="00865D34">
          <w:tab/>
          <w:delText xml:space="preserve">Mettu, P. S., Allingham, M. J. &amp; Cousins, S. W. Incomplete response to Anti-VEGF therapy in neovascular AMD: Exploring disease mechanisms and therapeutic opportunities. </w:delText>
        </w:r>
        <w:r w:rsidRPr="00865D34">
          <w:rPr>
            <w:i/>
            <w:iCs/>
          </w:rPr>
          <w:delText>Prog. Retin. Eye Res.</w:delText>
        </w:r>
        <w:r w:rsidRPr="00865D34">
          <w:delText xml:space="preserve"> </w:delText>
        </w:r>
        <w:r w:rsidRPr="00865D34">
          <w:rPr>
            <w:b/>
            <w:bCs/>
          </w:rPr>
          <w:delText>82</w:delText>
        </w:r>
        <w:r w:rsidRPr="00865D34">
          <w:delText>, 100906 (2021).</w:delText>
        </w:r>
      </w:del>
    </w:p>
    <w:p w14:paraId="27E59473" w14:textId="77777777" w:rsidR="00015FE0" w:rsidRPr="00865D34" w:rsidRDefault="00015FE0" w:rsidP="00015FE0">
      <w:pPr>
        <w:pStyle w:val="ad"/>
        <w:rPr>
          <w:del w:id="712" w:author="rev1" w:date="2026-08-03T13:04:00Z" w16du:dateUtc="2026-08-03T04:04:00Z"/>
        </w:rPr>
      </w:pPr>
      <w:del w:id="713" w:author="rev1" w:date="2026-08-03T13:04:00Z" w16du:dateUtc="2026-08-03T04:04:00Z">
        <w:r w:rsidRPr="00865D34">
          <w:delText>24.</w:delText>
        </w:r>
        <w:r w:rsidRPr="00865D34">
          <w:tab/>
          <w:delText xml:space="preserve">Attarde, A., Riad, T., Zhang, Z., Ahir, M. &amp; Fu, Y. Characterization of Vascular Morphology of Neovascular Age-Related Macular Degeneration by Indocyanine Green Angiography. </w:delText>
        </w:r>
        <w:r w:rsidRPr="00865D34">
          <w:rPr>
            <w:i/>
            <w:iCs/>
          </w:rPr>
          <w:delText>J. Vis. Exp. JoVE</w:delText>
        </w:r>
        <w:r w:rsidRPr="00865D34">
          <w:delText xml:space="preserve"> </w:delText>
        </w:r>
        <w:r w:rsidRPr="00865D34">
          <w:rPr>
            <w:b/>
            <w:bCs/>
          </w:rPr>
          <w:delText>198</w:delText>
        </w:r>
        <w:r w:rsidRPr="00865D34">
          <w:delText>, (2023).</w:delText>
        </w:r>
      </w:del>
    </w:p>
    <w:p w14:paraId="2D7CBBF2" w14:textId="77777777" w:rsidR="00015FE0" w:rsidRPr="00865D34" w:rsidRDefault="00015FE0" w:rsidP="00015FE0">
      <w:pPr>
        <w:pStyle w:val="ad"/>
        <w:rPr>
          <w:del w:id="714" w:author="rev1" w:date="2026-08-03T13:04:00Z" w16du:dateUtc="2026-08-03T04:04:00Z"/>
        </w:rPr>
      </w:pPr>
      <w:del w:id="715" w:author="rev1" w:date="2026-08-03T13:04:00Z" w16du:dateUtc="2026-08-03T04:04:00Z">
        <w:r w:rsidRPr="00865D34">
          <w:delText>25.</w:delText>
        </w:r>
        <w:r w:rsidRPr="00865D34">
          <w:tab/>
          <w:delText xml:space="preserve">Fu, Y., Zhang, Z., Webster, K. &amp; Paulus, Y. Treatment Strategies for Anti-VEGF Resistance in Neovascular Age-Related Macular Degeneration by Targeting Arteriolar Choroidal Neovascularization. </w:delText>
        </w:r>
        <w:r w:rsidRPr="00865D34">
          <w:rPr>
            <w:i/>
            <w:iCs/>
          </w:rPr>
          <w:delText>Biomolecules</w:delText>
        </w:r>
        <w:r w:rsidRPr="00865D34">
          <w:delText xml:space="preserve"> </w:delText>
        </w:r>
        <w:r w:rsidRPr="00865D34">
          <w:rPr>
            <w:b/>
            <w:bCs/>
          </w:rPr>
          <w:delText>14</w:delText>
        </w:r>
        <w:r w:rsidRPr="00865D34">
          <w:delText>, 252 (2024).</w:delText>
        </w:r>
      </w:del>
    </w:p>
    <w:p w14:paraId="25430749" w14:textId="77777777" w:rsidR="00015FE0" w:rsidRPr="00865D34" w:rsidRDefault="00015FE0" w:rsidP="00015FE0">
      <w:pPr>
        <w:pStyle w:val="ad"/>
        <w:rPr>
          <w:del w:id="716" w:author="rev1" w:date="2026-08-03T13:04:00Z" w16du:dateUtc="2026-08-03T04:04:00Z"/>
        </w:rPr>
      </w:pPr>
      <w:del w:id="717" w:author="rev1" w:date="2026-08-03T13:04:00Z" w16du:dateUtc="2026-08-03T04:04:00Z">
        <w:r w:rsidRPr="00865D34">
          <w:delText>26.</w:delText>
        </w:r>
        <w:r w:rsidRPr="00865D34">
          <w:tab/>
          <w:delText xml:space="preserve">Spaide, R. Optical Coherence Tomography Angiography Signs of Vascular Abnormalization With Antiangiogenic Therapy for Choroidal Neovascularization. </w:delText>
        </w:r>
        <w:r w:rsidRPr="00865D34">
          <w:rPr>
            <w:i/>
            <w:iCs/>
          </w:rPr>
          <w:delText>Am. J. Ophthalmol.</w:delText>
        </w:r>
        <w:r w:rsidRPr="00865D34">
          <w:delText xml:space="preserve"> </w:delText>
        </w:r>
        <w:r w:rsidRPr="00865D34">
          <w:rPr>
            <w:b/>
            <w:bCs/>
          </w:rPr>
          <w:delText>160 1</w:delText>
        </w:r>
        <w:r w:rsidRPr="00865D34">
          <w:delText>, 6–16 (2015).</w:delText>
        </w:r>
      </w:del>
    </w:p>
    <w:p w14:paraId="4611297F" w14:textId="24ED33E9" w:rsidR="00BD301A" w:rsidRPr="00865D34" w:rsidRDefault="001E6ACB" w:rsidP="00164C8C">
      <w:pPr>
        <w:pStyle w:val="ad"/>
        <w:rPr>
          <w:del w:id="718" w:author="rev1" w:date="2026-08-03T13:04:00Z" w16du:dateUtc="2026-08-03T04:04:00Z"/>
        </w:rPr>
      </w:pPr>
      <w:del w:id="719" w:author="rev1" w:date="2026-08-03T13:04:00Z" w16du:dateUtc="2026-08-03T04:04:00Z">
        <w:r w:rsidRPr="00865D34">
          <w:fldChar w:fldCharType="end"/>
        </w:r>
      </w:del>
    </w:p>
    <w:p w14:paraId="2E654CD1" w14:textId="77777777" w:rsidR="00BD301A" w:rsidRPr="00865D34" w:rsidRDefault="00BD301A" w:rsidP="00BD301A">
      <w:pPr>
        <w:pStyle w:val="ad"/>
        <w:ind w:left="0" w:firstLine="0"/>
        <w:rPr>
          <w:b/>
          <w:bCs/>
        </w:rPr>
      </w:pPr>
      <w:r w:rsidRPr="00865D34">
        <w:rPr>
          <w:b/>
          <w:bCs/>
        </w:rPr>
        <w:t>Figure</w:t>
      </w:r>
      <w:ins w:id="720" w:author="rev1" w:date="2026-08-03T13:04:00Z" w16du:dateUtc="2026-08-03T04:04:00Z">
        <w:r w:rsidR="00372CDE" w:rsidRPr="00865D34">
          <w:rPr>
            <w:b/>
            <w:bCs/>
            <w:color w:val="000000" w:themeColor="text1"/>
          </w:rPr>
          <w:t xml:space="preserve"> legends</w:t>
        </w:r>
      </w:ins>
    </w:p>
    <w:p w14:paraId="2C47B524" w14:textId="6D9B9AEC" w:rsidR="00372CDE" w:rsidRPr="00865D34" w:rsidRDefault="00372CDE" w:rsidP="00372CDE">
      <w:pPr>
        <w:pStyle w:val="FirstParagraph"/>
        <w:spacing w:line="480" w:lineRule="auto"/>
        <w:rPr>
          <w:ins w:id="721" w:author="rev1" w:date="2026-08-03T13:04:00Z" w16du:dateUtc="2026-08-03T04:04:00Z"/>
          <w:color w:val="000000" w:themeColor="text1"/>
        </w:rPr>
      </w:pPr>
    </w:p>
    <w:p w14:paraId="5EF9AE2C" w14:textId="77777777" w:rsidR="00BD301A" w:rsidRPr="00865D34" w:rsidRDefault="00372CDE" w:rsidP="00BD301A">
      <w:pPr>
        <w:pStyle w:val="ad"/>
        <w:ind w:left="0" w:firstLine="0"/>
      </w:pPr>
      <w:ins w:id="722" w:author="rev1" w:date="2026-08-03T13:04:00Z" w16du:dateUtc="2026-08-03T04:04:00Z">
        <w:r w:rsidRPr="00865D34">
          <w:rPr>
            <w:b/>
            <w:bCs/>
            <w:color w:val="000000" w:themeColor="text1"/>
          </w:rPr>
          <w:t xml:space="preserve">Figure 1. </w:t>
        </w:r>
      </w:ins>
      <w:r w:rsidR="00BD301A" w:rsidRPr="00865D34">
        <w:rPr>
          <w:b/>
          <w:bCs/>
        </w:rPr>
        <w:t xml:space="preserve">Representative </w:t>
      </w:r>
      <w:ins w:id="723" w:author="rev1" w:date="2026-08-03T13:04:00Z" w16du:dateUtc="2026-08-03T04:04:00Z">
        <w:r w:rsidRPr="00865D34">
          <w:rPr>
            <w:b/>
            <w:bCs/>
            <w:color w:val="000000" w:themeColor="text1"/>
          </w:rPr>
          <w:t>OCTA</w:t>
        </w:r>
      </w:ins>
      <w:del w:id="724" w:author="rev1" w:date="2026-08-03T13:04:00Z" w16du:dateUtc="2026-08-03T04:04:00Z">
        <w:r w:rsidR="00BD301A" w:rsidRPr="00865D34">
          <w:rPr>
            <w:b/>
            <w:bCs/>
          </w:rPr>
          <w:delText>OCT-A</w:delText>
        </w:r>
      </w:del>
      <w:r w:rsidR="00BD301A" w:rsidRPr="00865D34">
        <w:rPr>
          <w:b/>
          <w:bCs/>
        </w:rPr>
        <w:t xml:space="preserve"> images demonstrating consistent MNV segmentation across multiple platforms.</w:t>
      </w:r>
      <w:r w:rsidR="00BD301A" w:rsidRPr="00865D34">
        <w:t xml:space="preserve"> </w:t>
      </w:r>
    </w:p>
    <w:p w14:paraId="55FCE132" w14:textId="49CFEAC4" w:rsidR="00372CDE" w:rsidRPr="00865D34" w:rsidRDefault="00BD301A" w:rsidP="00372CDE">
      <w:pPr>
        <w:pStyle w:val="FirstParagraph"/>
        <w:spacing w:line="480" w:lineRule="auto"/>
        <w:rPr>
          <w:ins w:id="725" w:author="rev1" w:date="2026-08-03T13:04:00Z" w16du:dateUtc="2026-08-03T04:04:00Z"/>
          <w:color w:val="000000" w:themeColor="text1"/>
        </w:rPr>
      </w:pPr>
      <w:r w:rsidRPr="00865D34">
        <w:t xml:space="preserve">Images were acquired using: </w:t>
      </w:r>
      <w:r w:rsidRPr="00865D34">
        <w:rPr>
          <w:b/>
          <w:bCs/>
        </w:rPr>
        <w:t>(A)</w:t>
      </w:r>
      <w:r w:rsidRPr="00865D34">
        <w:t xml:space="preserve"> Zeiss PlexElite 9000 (6×6 mm), </w:t>
      </w:r>
      <w:r w:rsidRPr="00865D34">
        <w:rPr>
          <w:b/>
          <w:bCs/>
        </w:rPr>
        <w:t>(B)</w:t>
      </w:r>
      <w:r w:rsidRPr="00865D34">
        <w:t xml:space="preserve"> Optovue Solix (6×6 mm), and </w:t>
      </w:r>
      <w:r w:rsidRPr="00865D34">
        <w:rPr>
          <w:b/>
          <w:bCs/>
        </w:rPr>
        <w:t>(C)</w:t>
      </w:r>
      <w:r w:rsidRPr="00865D34">
        <w:t xml:space="preserve"> Zeiss </w:t>
      </w:r>
      <w:ins w:id="726" w:author="rev1" w:date="2026-08-03T13:04:00Z" w16du:dateUtc="2026-08-03T04:04:00Z">
        <w:r w:rsidR="00372CDE" w:rsidRPr="00865D34">
          <w:rPr>
            <w:color w:val="000000" w:themeColor="text1"/>
          </w:rPr>
          <w:t xml:space="preserve">CIRRUS / </w:t>
        </w:r>
      </w:ins>
      <w:r w:rsidRPr="00865D34">
        <w:t xml:space="preserve">HD series (3×3 mm). </w:t>
      </w:r>
      <w:ins w:id="727" w:author="rev1" w:date="2026-08-03T13:04:00Z" w16du:dateUtc="2026-08-03T04:04:00Z">
        <w:r w:rsidR="00372CDE" w:rsidRPr="00865D34">
          <w:rPr>
            <w:color w:val="000000" w:themeColor="text1"/>
          </w:rPr>
          <w:t>Semi</w:t>
        </w:r>
      </w:ins>
      <w:del w:id="728" w:author="rev1" w:date="2026-08-03T13:04:00Z" w16du:dateUtc="2026-08-03T04:04:00Z">
        <w:r w:rsidRPr="00865D34">
          <w:delText>The system provides consistent segmentation of MNV lesions across these devices. The semi</w:delText>
        </w:r>
      </w:del>
      <w:r w:rsidRPr="00865D34">
        <w:t xml:space="preserve">-automatically delineated lesion areas </w:t>
      </w:r>
      <w:del w:id="729" w:author="rev1" w:date="2026-08-03T13:04:00Z" w16du:dateUtc="2026-08-03T04:04:00Z">
        <w:r w:rsidRPr="00865D34">
          <w:delText xml:space="preserve">(yellow) </w:delText>
        </w:r>
      </w:del>
      <w:r w:rsidRPr="00865D34">
        <w:t xml:space="preserve">and dilated neovascular segments </w:t>
      </w:r>
      <w:del w:id="730" w:author="rev1" w:date="2026-08-03T13:04:00Z" w16du:dateUtc="2026-08-03T04:04:00Z">
        <w:r w:rsidRPr="00865D34">
          <w:delText xml:space="preserve">(red) accurately </w:delText>
        </w:r>
      </w:del>
      <w:r w:rsidRPr="00865D34">
        <w:t xml:space="preserve">follow </w:t>
      </w:r>
      <w:del w:id="731" w:author="rev1" w:date="2026-08-03T13:04:00Z" w16du:dateUtc="2026-08-03T04:04:00Z">
        <w:r w:rsidRPr="00865D34">
          <w:delText xml:space="preserve">the </w:delText>
        </w:r>
      </w:del>
      <w:r w:rsidRPr="00865D34">
        <w:t xml:space="preserve">internal lesion architecture. </w:t>
      </w:r>
      <w:ins w:id="732" w:author="rev1" w:date="2026-08-03T13:04:00Z" w16du:dateUtc="2026-08-03T04:04:00Z">
        <w:r w:rsidR="00372CDE" w:rsidRPr="00865D34">
          <w:rPr>
            <w:color w:val="000000" w:themeColor="text1"/>
          </w:rPr>
          <w:t xml:space="preserve">The </w:t>
        </w:r>
      </w:ins>
      <w:del w:id="733" w:author="rev1" w:date="2026-08-03T13:04:00Z" w16du:dateUtc="2026-08-03T04:04:00Z">
        <w:r w:rsidRPr="00865D34">
          <w:delText>Note that the region of interest (</w:delText>
        </w:r>
      </w:del>
      <w:r w:rsidRPr="00865D34">
        <w:t>ROI</w:t>
      </w:r>
      <w:del w:id="734" w:author="rev1" w:date="2026-08-03T13:04:00Z" w16du:dateUtc="2026-08-03T04:04:00Z">
        <w:r w:rsidRPr="00865D34">
          <w:delText>)</w:delText>
        </w:r>
      </w:del>
      <w:r w:rsidRPr="00865D34">
        <w:t xml:space="preserve"> is refined </w:t>
      </w:r>
      <w:ins w:id="735" w:author="rev1" w:date="2026-08-03T13:04:00Z" w16du:dateUtc="2026-08-03T04:04:00Z">
        <w:r w:rsidR="00372CDE" w:rsidRPr="00865D34">
          <w:rPr>
            <w:color w:val="000000" w:themeColor="text1"/>
          </w:rPr>
          <w:t>toward</w:t>
        </w:r>
      </w:ins>
      <w:del w:id="736" w:author="rev1" w:date="2026-08-03T13:04:00Z" w16du:dateUtc="2026-08-03T04:04:00Z">
        <w:r w:rsidRPr="00865D34">
          <w:delText>to</w:delText>
        </w:r>
      </w:del>
      <w:r w:rsidRPr="00865D34">
        <w:t xml:space="preserve"> the non-perfused tissue border to minimize boundary artifacts, and incomplete peripheral vessel segments are excluded from </w:t>
      </w:r>
      <w:del w:id="737" w:author="rev1" w:date="2026-08-03T13:04:00Z" w16du:dateUtc="2026-08-03T04:04:00Z">
        <w:r w:rsidRPr="00865D34">
          <w:delText xml:space="preserve">the </w:delText>
        </w:r>
      </w:del>
      <w:r w:rsidRPr="00865D34">
        <w:t>quantitative analysis</w:t>
      </w:r>
      <w:ins w:id="738" w:author="rev1" w:date="2026-08-03T13:04:00Z" w16du:dateUtc="2026-08-03T04:04:00Z">
        <w:r w:rsidR="00372CDE" w:rsidRPr="00865D34">
          <w:rPr>
            <w:color w:val="000000" w:themeColor="text1"/>
          </w:rPr>
          <w:t>.</w:t>
        </w:r>
      </w:ins>
    </w:p>
    <w:p w14:paraId="61582111" w14:textId="05934A9F" w:rsidR="00372CDE" w:rsidRPr="00865D34" w:rsidRDefault="00372CDE" w:rsidP="00372CDE">
      <w:pPr>
        <w:pStyle w:val="FirstParagraph"/>
        <w:spacing w:line="480" w:lineRule="auto"/>
        <w:rPr>
          <w:ins w:id="739" w:author="rev1" w:date="2026-08-03T13:04:00Z" w16du:dateUtc="2026-08-03T04:04:00Z"/>
          <w:color w:val="000000" w:themeColor="text1"/>
        </w:rPr>
      </w:pPr>
    </w:p>
    <w:p w14:paraId="0CF96438" w14:textId="77777777" w:rsidR="00372CDE" w:rsidRPr="00865D34" w:rsidRDefault="00372CDE" w:rsidP="00372CDE">
      <w:pPr>
        <w:pStyle w:val="FirstParagraph"/>
        <w:spacing w:line="480" w:lineRule="auto"/>
        <w:rPr>
          <w:ins w:id="740" w:author="rev1" w:date="2026-08-03T13:04:00Z" w16du:dateUtc="2026-08-03T04:04:00Z"/>
          <w:color w:val="000000" w:themeColor="text1"/>
        </w:rPr>
      </w:pPr>
      <w:ins w:id="741" w:author="rev1" w:date="2026-08-03T13:04:00Z" w16du:dateUtc="2026-08-03T04:04:00Z">
        <w:r w:rsidRPr="00865D34">
          <w:rPr>
            <w:b/>
            <w:bCs/>
            <w:color w:val="000000" w:themeColor="text1"/>
          </w:rPr>
          <w:t xml:space="preserve">Figure 2. Schematic of the semi-automated image-processing workflow: </w:t>
        </w:r>
        <w:r w:rsidRPr="00865D34">
          <w:rPr>
            <w:color w:val="000000" w:themeColor="text1"/>
          </w:rPr>
          <w:t>freehand ROI → iterative ROI refinement → hybrid multiscale vessel enhancement (Frangi/tubeness + Laplacian of Gaussian) → Phansalkar adaptive binarization → morphological refinement → skeletonization → boundary-branch exclusion → quantitative metrics and standardized scores.</w:t>
        </w:r>
      </w:ins>
    </w:p>
    <w:p w14:paraId="5686600E" w14:textId="7EA2650A" w:rsidR="00372CDE" w:rsidRPr="00865D34" w:rsidRDefault="00372CDE" w:rsidP="00372CDE">
      <w:pPr>
        <w:pStyle w:val="FirstParagraph"/>
        <w:spacing w:line="480" w:lineRule="auto"/>
        <w:rPr>
          <w:ins w:id="742" w:author="rev1" w:date="2026-08-03T13:04:00Z" w16du:dateUtc="2026-08-03T04:04:00Z"/>
          <w:color w:val="000000" w:themeColor="text1"/>
        </w:rPr>
      </w:pPr>
    </w:p>
    <w:p w14:paraId="7C1FDD43" w14:textId="77777777" w:rsidR="00372CDE" w:rsidRPr="00865D34" w:rsidRDefault="00372CDE" w:rsidP="00372CDE">
      <w:pPr>
        <w:pStyle w:val="FirstParagraph"/>
        <w:spacing w:line="480" w:lineRule="auto"/>
        <w:rPr>
          <w:ins w:id="743" w:author="rev1" w:date="2026-08-03T13:04:00Z" w16du:dateUtc="2026-08-03T04:04:00Z"/>
          <w:color w:val="000000" w:themeColor="text1"/>
        </w:rPr>
      </w:pPr>
      <w:ins w:id="744" w:author="rev1" w:date="2026-08-03T13:04:00Z" w16du:dateUtc="2026-08-03T04:04:00Z">
        <w:r w:rsidRPr="00865D34">
          <w:rPr>
            <w:b/>
            <w:bCs/>
            <w:color w:val="000000" w:themeColor="text1"/>
          </w:rPr>
          <w:t>Figure 3.</w:t>
        </w:r>
        <w:r w:rsidRPr="00865D34">
          <w:rPr>
            <w:color w:val="000000" w:themeColor="text1"/>
          </w:rPr>
          <w:t xml:space="preserve"> </w:t>
        </w:r>
        <w:r w:rsidRPr="00865D34">
          <w:rPr>
            <w:b/>
            <w:bCs/>
            <w:color w:val="000000" w:themeColor="text1"/>
          </w:rPr>
          <w:t>Representative OCTA en-face image of macular neovascularization illustrating the semi-automated processing pipeline. (A)</w:t>
        </w:r>
        <w:r w:rsidRPr="00865D34">
          <w:rPr>
            <w:color w:val="000000" w:themeColor="text1"/>
          </w:rPr>
          <w:t xml:space="preserve"> Input angiogram with freehand / refined region of interest (ROI; green outline and tint). </w:t>
        </w:r>
        <w:r w:rsidRPr="00865D34">
          <w:rPr>
            <w:b/>
            <w:bCs/>
            <w:color w:val="000000" w:themeColor="text1"/>
          </w:rPr>
          <w:t>(B)</w:t>
        </w:r>
        <w:r w:rsidRPr="00865D34">
          <w:rPr>
            <w:color w:val="000000" w:themeColor="text1"/>
          </w:rPr>
          <w:t xml:space="preserve"> Continuous multiscale Frangi vesselness (tubeness) enhancement within the ROI. </w:t>
        </w:r>
        <w:r w:rsidRPr="00865D34">
          <w:rPr>
            <w:b/>
            <w:bCs/>
            <w:color w:val="000000" w:themeColor="text1"/>
          </w:rPr>
          <w:t>(C)</w:t>
        </w:r>
        <w:r w:rsidRPr="00865D34">
          <w:rPr>
            <w:color w:val="000000" w:themeColor="text1"/>
          </w:rPr>
          <w:t xml:space="preserve"> Adaptive Phansalkar / hybrid binarization vessel map within the ROI after morphological </w:t>
        </w:r>
        <w:r w:rsidRPr="00865D34">
          <w:rPr>
            <w:color w:val="000000" w:themeColor="text1"/>
          </w:rPr>
          <w:lastRenderedPageBreak/>
          <w:t xml:space="preserve">refinement. </w:t>
        </w:r>
        <w:r w:rsidRPr="00865D34">
          <w:rPr>
            <w:b/>
            <w:bCs/>
            <w:color w:val="000000" w:themeColor="text1"/>
          </w:rPr>
          <w:t>(D)</w:t>
        </w:r>
        <w:r w:rsidRPr="00865D34">
          <w:rPr>
            <w:color w:val="000000" w:themeColor="text1"/>
          </w:rPr>
          <w:t xml:space="preserve"> One-pixel-wide skeleton (centerline) used for topological and</w:t>
        </w:r>
      </w:ins>
      <w:del w:id="745" w:author="rev1" w:date="2026-08-03T13:04:00Z" w16du:dateUtc="2026-08-03T04:04:00Z">
        <w:r w:rsidR="00BD301A" w:rsidRPr="00865D34">
          <w:delText xml:space="preserve"> to ensure</w:delText>
        </w:r>
      </w:del>
      <w:r w:rsidR="00BD301A" w:rsidRPr="00865D34">
        <w:t xml:space="preserve"> morphometric </w:t>
      </w:r>
      <w:ins w:id="746" w:author="rev1" w:date="2026-08-03T13:04:00Z" w16du:dateUtc="2026-08-03T04:04:00Z">
        <w:r w:rsidRPr="00865D34">
          <w:rPr>
            <w:color w:val="000000" w:themeColor="text1"/>
          </w:rPr>
          <w:t>metrics.</w:t>
        </w:r>
      </w:ins>
    </w:p>
    <w:bookmarkEnd w:id="1"/>
    <w:bookmarkEnd w:id="664"/>
    <w:p w14:paraId="03E936EF" w14:textId="2C26939D" w:rsidR="00FA0491" w:rsidRPr="00865D34" w:rsidRDefault="00BD301A" w:rsidP="00BD301A">
      <w:pPr>
        <w:pStyle w:val="ad"/>
        <w:ind w:left="0" w:firstLine="0"/>
      </w:pPr>
      <w:del w:id="747" w:author="rev1" w:date="2026-08-03T13:04:00Z" w16du:dateUtc="2026-08-03T04:04:00Z">
        <w:r w:rsidRPr="00865D34">
          <w:delText>accuracy.</w:delText>
        </w:r>
      </w:del>
    </w:p>
    <w:sectPr w:rsidR="00FA0491" w:rsidRPr="00865D34">
      <w:headerReference w:type="default" r:id="rId8"/>
      <w:footerReference w:type="even"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68618E" w14:textId="77777777" w:rsidR="00607F56" w:rsidRDefault="00607F56" w:rsidP="00C57BC2">
      <w:r>
        <w:separator/>
      </w:r>
    </w:p>
  </w:endnote>
  <w:endnote w:type="continuationSeparator" w:id="0">
    <w:p w14:paraId="73CDFEB6" w14:textId="77777777" w:rsidR="00607F56" w:rsidRDefault="00607F56" w:rsidP="00C5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1532847664"/>
      <w:docPartObj>
        <w:docPartGallery w:val="Page Numbers (Bottom of Page)"/>
        <w:docPartUnique/>
      </w:docPartObj>
    </w:sdtPr>
    <w:sdtEndPr>
      <w:rPr>
        <w:rStyle w:val="af3"/>
      </w:rPr>
    </w:sdtEndPr>
    <w:sdtContent>
      <w:p w14:paraId="5D471799" w14:textId="2D15857F" w:rsidR="007F6EC5" w:rsidRDefault="007F6EC5" w:rsidP="00F10E61">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rPr>
          <w:fldChar w:fldCharType="end"/>
        </w:r>
      </w:p>
    </w:sdtContent>
  </w:sdt>
  <w:p w14:paraId="0A14DBF6" w14:textId="77777777" w:rsidR="007F6EC5" w:rsidRDefault="007F6EC5" w:rsidP="007F6EC5">
    <w:pPr>
      <w:pStyle w:val="af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af3"/>
      </w:rPr>
      <w:id w:val="879901242"/>
      <w:docPartObj>
        <w:docPartGallery w:val="Page Numbers (Bottom of Page)"/>
        <w:docPartUnique/>
      </w:docPartObj>
    </w:sdtPr>
    <w:sdtEndPr>
      <w:rPr>
        <w:rStyle w:val="af3"/>
      </w:rPr>
    </w:sdtEndPr>
    <w:sdtContent>
      <w:p w14:paraId="36DD2496" w14:textId="107780FF" w:rsidR="007F6EC5" w:rsidRDefault="007F6EC5" w:rsidP="00F10E61">
        <w:pPr>
          <w:pStyle w:val="af1"/>
          <w:framePr w:wrap="none" w:vAnchor="text" w:hAnchor="margin" w:xAlign="right" w:y="1"/>
          <w:rPr>
            <w:rStyle w:val="af3"/>
          </w:rPr>
        </w:pPr>
        <w:r>
          <w:rPr>
            <w:rStyle w:val="af3"/>
          </w:rPr>
          <w:fldChar w:fldCharType="begin"/>
        </w:r>
        <w:r>
          <w:rPr>
            <w:rStyle w:val="af3"/>
          </w:rPr>
          <w:instrText xml:space="preserve"> PAGE </w:instrText>
        </w:r>
        <w:r>
          <w:rPr>
            <w:rStyle w:val="af3"/>
          </w:rPr>
          <w:fldChar w:fldCharType="separate"/>
        </w:r>
        <w:r>
          <w:rPr>
            <w:rStyle w:val="af3"/>
            <w:noProof/>
          </w:rPr>
          <w:t>1</w:t>
        </w:r>
        <w:r>
          <w:rPr>
            <w:rStyle w:val="af3"/>
          </w:rPr>
          <w:fldChar w:fldCharType="end"/>
        </w:r>
      </w:p>
    </w:sdtContent>
  </w:sdt>
  <w:p w14:paraId="59F21359" w14:textId="77777777" w:rsidR="007F6EC5" w:rsidRDefault="007F6EC5" w:rsidP="007F6EC5">
    <w:pPr>
      <w:pStyle w:val="af1"/>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718A2B" w14:textId="77777777" w:rsidR="00607F56" w:rsidRDefault="00607F56" w:rsidP="00C57BC2">
      <w:r>
        <w:separator/>
      </w:r>
    </w:p>
  </w:footnote>
  <w:footnote w:type="continuationSeparator" w:id="0">
    <w:p w14:paraId="09528DA5" w14:textId="77777777" w:rsidR="00607F56" w:rsidRDefault="00607F56" w:rsidP="00C57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282CA1" w14:textId="77777777" w:rsidR="003C0089" w:rsidRDefault="003C0089">
    <w:pPr>
      <w:pStyle w:val="af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30580396"/>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BC2692DE"/>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1B6C3E7A"/>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FFA2B2BC"/>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F81C1044"/>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03DC737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E850D7B2"/>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8D4876D6"/>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510CAF10"/>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084E0446"/>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A991"/>
    <w:multiLevelType w:val="multilevel"/>
    <w:tmpl w:val="A37A12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AAEC9F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4E1F45AA"/>
    <w:multiLevelType w:val="multilevel"/>
    <w:tmpl w:val="0409001F"/>
    <w:styleLink w:val="111111"/>
    <w:lvl w:ilvl="0">
      <w:start w:val="1"/>
      <w:numFmt w:val="decimal"/>
      <w:lvlText w:val="%1."/>
      <w:lvlJc w:val="left"/>
      <w:pPr>
        <w:ind w:left="425" w:hanging="425"/>
      </w:pPr>
      <w:rPr>
        <w:rFonts w:ascii="Arial" w:hAnsi="Arial" w:cs="Arial"/>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4F3B5FC1"/>
    <w:multiLevelType w:val="hybridMultilevel"/>
    <w:tmpl w:val="67A49016"/>
    <w:lvl w:ilvl="0" w:tplc="0EE4C1B8">
      <w:start w:val="1"/>
      <w:numFmt w:val="bullet"/>
      <w:lvlText w:val="•"/>
      <w:lvlJc w:val="left"/>
      <w:pPr>
        <w:ind w:left="720" w:hanging="360"/>
      </w:pPr>
    </w:lvl>
    <w:lvl w:ilvl="1" w:tplc="44AC0918">
      <w:start w:val="1"/>
      <w:numFmt w:val="bullet"/>
      <w:lvlText w:val="◦"/>
      <w:lvlJc w:val="left"/>
      <w:pPr>
        <w:ind w:left="1440" w:hanging="360"/>
      </w:pPr>
    </w:lvl>
    <w:lvl w:ilvl="2" w:tplc="47E0E068">
      <w:start w:val="1"/>
      <w:numFmt w:val="bullet"/>
      <w:lvlText w:val="•"/>
      <w:lvlJc w:val="left"/>
      <w:pPr>
        <w:ind w:left="2160" w:hanging="360"/>
      </w:pPr>
    </w:lvl>
    <w:lvl w:ilvl="3" w:tplc="7CA8C4DC">
      <w:start w:val="1"/>
      <w:numFmt w:val="bullet"/>
      <w:lvlText w:val="◦"/>
      <w:lvlJc w:val="left"/>
      <w:pPr>
        <w:ind w:left="2880" w:hanging="360"/>
      </w:pPr>
    </w:lvl>
    <w:lvl w:ilvl="4" w:tplc="A4B09E60">
      <w:start w:val="1"/>
      <w:numFmt w:val="bullet"/>
      <w:lvlText w:val="•"/>
      <w:lvlJc w:val="left"/>
      <w:pPr>
        <w:ind w:left="3600" w:hanging="360"/>
      </w:pPr>
    </w:lvl>
    <w:lvl w:ilvl="5" w:tplc="6E6C9970">
      <w:start w:val="1"/>
      <w:numFmt w:val="bullet"/>
      <w:lvlText w:val="◦"/>
      <w:lvlJc w:val="left"/>
      <w:pPr>
        <w:ind w:left="4320" w:hanging="360"/>
      </w:pPr>
    </w:lvl>
    <w:lvl w:ilvl="6" w:tplc="E1DAF80C">
      <w:start w:val="1"/>
      <w:numFmt w:val="bullet"/>
      <w:lvlText w:val="•"/>
      <w:lvlJc w:val="left"/>
      <w:pPr>
        <w:ind w:left="5040" w:hanging="360"/>
      </w:pPr>
    </w:lvl>
    <w:lvl w:ilvl="7" w:tplc="80000A16">
      <w:numFmt w:val="decimal"/>
      <w:lvlText w:val=""/>
      <w:lvlJc w:val="left"/>
    </w:lvl>
    <w:lvl w:ilvl="8" w:tplc="4798E448">
      <w:numFmt w:val="decimal"/>
      <w:lvlText w:val=""/>
      <w:lvlJc w:val="left"/>
    </w:lvl>
  </w:abstractNum>
  <w:abstractNum w:abstractNumId="15" w15:restartNumberingAfterBreak="0">
    <w:nsid w:val="65C27DC4"/>
    <w:multiLevelType w:val="multilevel"/>
    <w:tmpl w:val="0409001D"/>
    <w:styleLink w:val="1ai"/>
    <w:lvl w:ilvl="0">
      <w:start w:val="1"/>
      <w:numFmt w:val="decimal"/>
      <w:lvlText w:val="%1"/>
      <w:lvlJc w:val="left"/>
      <w:pPr>
        <w:ind w:left="425" w:hanging="425"/>
      </w:pPr>
      <w:rPr>
        <w:rFonts w:ascii="Arial" w:hAnsi="Arial" w:cs="Arial"/>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6" w15:restartNumberingAfterBreak="0">
    <w:nsid w:val="7030334D"/>
    <w:multiLevelType w:val="multilevel"/>
    <w:tmpl w:val="3AC8948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72DD69BF"/>
    <w:multiLevelType w:val="hybridMultilevel"/>
    <w:tmpl w:val="04AEC522"/>
    <w:lvl w:ilvl="0" w:tplc="25F0AC2A">
      <w:start w:val="1"/>
      <w:numFmt w:val="bullet"/>
      <w:lvlText w:val="●"/>
      <w:lvlJc w:val="left"/>
      <w:pPr>
        <w:ind w:left="720" w:hanging="360"/>
      </w:pPr>
    </w:lvl>
    <w:lvl w:ilvl="1" w:tplc="6D6C4912">
      <w:start w:val="1"/>
      <w:numFmt w:val="bullet"/>
      <w:lvlText w:val="○"/>
      <w:lvlJc w:val="left"/>
      <w:pPr>
        <w:ind w:left="1440" w:hanging="360"/>
      </w:pPr>
    </w:lvl>
    <w:lvl w:ilvl="2" w:tplc="C450A3EA">
      <w:start w:val="1"/>
      <w:numFmt w:val="bullet"/>
      <w:lvlText w:val="■"/>
      <w:lvlJc w:val="left"/>
      <w:pPr>
        <w:ind w:left="2160" w:hanging="360"/>
      </w:pPr>
    </w:lvl>
    <w:lvl w:ilvl="3" w:tplc="B2363904">
      <w:start w:val="1"/>
      <w:numFmt w:val="bullet"/>
      <w:lvlText w:val="●"/>
      <w:lvlJc w:val="left"/>
      <w:pPr>
        <w:ind w:left="2880" w:hanging="360"/>
      </w:pPr>
    </w:lvl>
    <w:lvl w:ilvl="4" w:tplc="C63A5CB2">
      <w:start w:val="1"/>
      <w:numFmt w:val="bullet"/>
      <w:lvlText w:val="○"/>
      <w:lvlJc w:val="left"/>
      <w:pPr>
        <w:ind w:left="3600" w:hanging="360"/>
      </w:pPr>
    </w:lvl>
    <w:lvl w:ilvl="5" w:tplc="995E4858">
      <w:start w:val="1"/>
      <w:numFmt w:val="bullet"/>
      <w:lvlText w:val="■"/>
      <w:lvlJc w:val="left"/>
      <w:pPr>
        <w:ind w:left="4320" w:hanging="360"/>
      </w:pPr>
    </w:lvl>
    <w:lvl w:ilvl="6" w:tplc="BF1E79D4">
      <w:start w:val="1"/>
      <w:numFmt w:val="bullet"/>
      <w:lvlText w:val="●"/>
      <w:lvlJc w:val="left"/>
      <w:pPr>
        <w:ind w:left="5040" w:hanging="360"/>
      </w:pPr>
    </w:lvl>
    <w:lvl w:ilvl="7" w:tplc="4F221964">
      <w:start w:val="1"/>
      <w:numFmt w:val="bullet"/>
      <w:lvlText w:val="●"/>
      <w:lvlJc w:val="left"/>
      <w:pPr>
        <w:ind w:left="5760" w:hanging="360"/>
      </w:pPr>
    </w:lvl>
    <w:lvl w:ilvl="8" w:tplc="8C089AEC">
      <w:start w:val="1"/>
      <w:numFmt w:val="bullet"/>
      <w:lvlText w:val="●"/>
      <w:lvlJc w:val="left"/>
      <w:pPr>
        <w:ind w:left="6480" w:hanging="360"/>
      </w:pPr>
    </w:lvl>
  </w:abstractNum>
  <w:abstractNum w:abstractNumId="18" w15:restartNumberingAfterBreak="0">
    <w:nsid w:val="77A548DA"/>
    <w:multiLevelType w:val="multilevel"/>
    <w:tmpl w:val="04090023"/>
    <w:styleLink w:val="a1"/>
    <w:lvl w:ilvl="0">
      <w:start w:val="1"/>
      <w:numFmt w:val="decimalFullWidth"/>
      <w:pStyle w:val="1"/>
      <w:lvlText w:val="%1"/>
      <w:lvlJc w:val="left"/>
      <w:pPr>
        <w:ind w:left="425" w:hanging="425"/>
      </w:pPr>
      <w:rPr>
        <w:rFonts w:ascii="Arial" w:hAnsi="Arial" w:cs="Arial"/>
      </w:rPr>
    </w:lvl>
    <w:lvl w:ilvl="1">
      <w:start w:val="1"/>
      <w:numFmt w:val="aiueoFullWidth"/>
      <w:pStyle w:val="21"/>
      <w:lvlText w:val="(%2)"/>
      <w:lvlJc w:val="left"/>
      <w:pPr>
        <w:ind w:left="851" w:hanging="426"/>
      </w:pPr>
    </w:lvl>
    <w:lvl w:ilvl="2">
      <w:start w:val="1"/>
      <w:numFmt w:val="decimalEnclosedCircle"/>
      <w:pStyle w:val="31"/>
      <w:lvlText w:val="%3"/>
      <w:lvlJc w:val="left"/>
      <w:pPr>
        <w:ind w:left="1276" w:hanging="425"/>
      </w:pPr>
    </w:lvl>
    <w:lvl w:ilvl="3">
      <w:start w:val="1"/>
      <w:numFmt w:val="irohaFullWidth"/>
      <w:pStyle w:val="41"/>
      <w:lvlText w:val="(%4)"/>
      <w:lvlJc w:val="left"/>
      <w:pPr>
        <w:ind w:left="1701" w:hanging="425"/>
      </w:pPr>
    </w:lvl>
    <w:lvl w:ilvl="4">
      <w:start w:val="1"/>
      <w:numFmt w:val="none"/>
      <w:pStyle w:val="51"/>
      <w:suff w:val="nothing"/>
      <w:lvlText w:val=""/>
      <w:lvlJc w:val="left"/>
      <w:pPr>
        <w:ind w:left="2126" w:hanging="425"/>
      </w:pPr>
    </w:lvl>
    <w:lvl w:ilvl="5">
      <w:start w:val="1"/>
      <w:numFmt w:val="none"/>
      <w:pStyle w:val="6"/>
      <w:suff w:val="nothing"/>
      <w:lvlText w:val=""/>
      <w:lvlJc w:val="left"/>
      <w:pPr>
        <w:ind w:left="2551" w:hanging="425"/>
      </w:pPr>
    </w:lvl>
    <w:lvl w:ilvl="6">
      <w:start w:val="1"/>
      <w:numFmt w:val="none"/>
      <w:pStyle w:val="7"/>
      <w:suff w:val="nothing"/>
      <w:lvlText w:val=""/>
      <w:lvlJc w:val="left"/>
      <w:pPr>
        <w:ind w:left="2976" w:hanging="425"/>
      </w:pPr>
    </w:lvl>
    <w:lvl w:ilvl="7">
      <w:start w:val="1"/>
      <w:numFmt w:val="none"/>
      <w:pStyle w:val="8"/>
      <w:suff w:val="nothing"/>
      <w:lvlText w:val=""/>
      <w:lvlJc w:val="left"/>
      <w:pPr>
        <w:ind w:left="3402" w:hanging="426"/>
      </w:pPr>
    </w:lvl>
    <w:lvl w:ilvl="8">
      <w:start w:val="1"/>
      <w:numFmt w:val="none"/>
      <w:pStyle w:val="9"/>
      <w:suff w:val="nothing"/>
      <w:lvlText w:val=""/>
      <w:lvlJc w:val="right"/>
      <w:pPr>
        <w:ind w:left="3827" w:hanging="425"/>
      </w:pPr>
    </w:lvl>
  </w:abstractNum>
  <w:num w:numId="1" w16cid:durableId="69011227">
    <w:abstractNumId w:val="17"/>
    <w:lvlOverride w:ilvl="0">
      <w:startOverride w:val="1"/>
    </w:lvlOverride>
  </w:num>
  <w:num w:numId="2" w16cid:durableId="584073755">
    <w:abstractNumId w:val="16"/>
    <w:lvlOverride w:ilvl="0">
      <w:startOverride w:val="1"/>
    </w:lvlOverride>
  </w:num>
  <w:num w:numId="3" w16cid:durableId="2140032905">
    <w:abstractNumId w:val="14"/>
    <w:lvlOverride w:ilvl="0">
      <w:startOverride w:val="1"/>
    </w:lvlOverride>
  </w:num>
  <w:num w:numId="4" w16cid:durableId="665597333">
    <w:abstractNumId w:val="10"/>
  </w:num>
  <w:num w:numId="5" w16cid:durableId="497310093">
    <w:abstractNumId w:val="11"/>
  </w:num>
  <w:num w:numId="6" w16cid:durableId="18126766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61753663">
    <w:abstractNumId w:val="13"/>
  </w:num>
  <w:num w:numId="8" w16cid:durableId="1660111292">
    <w:abstractNumId w:val="15"/>
  </w:num>
  <w:num w:numId="9" w16cid:durableId="1953826585">
    <w:abstractNumId w:val="9"/>
  </w:num>
  <w:num w:numId="10" w16cid:durableId="189808822">
    <w:abstractNumId w:val="7"/>
  </w:num>
  <w:num w:numId="11" w16cid:durableId="1759324201">
    <w:abstractNumId w:val="6"/>
  </w:num>
  <w:num w:numId="12" w16cid:durableId="1090080996">
    <w:abstractNumId w:val="5"/>
  </w:num>
  <w:num w:numId="13" w16cid:durableId="1403723827">
    <w:abstractNumId w:val="4"/>
  </w:num>
  <w:num w:numId="14" w16cid:durableId="142964142">
    <w:abstractNumId w:val="18"/>
  </w:num>
  <w:num w:numId="15" w16cid:durableId="1162039445">
    <w:abstractNumId w:val="8"/>
  </w:num>
  <w:num w:numId="16" w16cid:durableId="1217276813">
    <w:abstractNumId w:val="3"/>
  </w:num>
  <w:num w:numId="17" w16cid:durableId="201602738">
    <w:abstractNumId w:val="2"/>
  </w:num>
  <w:num w:numId="18" w16cid:durableId="729159900">
    <w:abstractNumId w:val="1"/>
  </w:num>
  <w:num w:numId="19" w16cid:durableId="15036250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1"/>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5B98"/>
    <w:rsid w:val="00015FE0"/>
    <w:rsid w:val="00017CD5"/>
    <w:rsid w:val="0002120C"/>
    <w:rsid w:val="000501AD"/>
    <w:rsid w:val="0006068C"/>
    <w:rsid w:val="0006311D"/>
    <w:rsid w:val="000643FE"/>
    <w:rsid w:val="00073E57"/>
    <w:rsid w:val="00074D01"/>
    <w:rsid w:val="0008075F"/>
    <w:rsid w:val="0008333D"/>
    <w:rsid w:val="00092A86"/>
    <w:rsid w:val="0009369E"/>
    <w:rsid w:val="000A450C"/>
    <w:rsid w:val="000A5060"/>
    <w:rsid w:val="000C6C5C"/>
    <w:rsid w:val="000C6F6A"/>
    <w:rsid w:val="000D2702"/>
    <w:rsid w:val="000D4790"/>
    <w:rsid w:val="000E13D1"/>
    <w:rsid w:val="000E64EC"/>
    <w:rsid w:val="000F25D8"/>
    <w:rsid w:val="001021F1"/>
    <w:rsid w:val="001041F8"/>
    <w:rsid w:val="00104BAA"/>
    <w:rsid w:val="001104AB"/>
    <w:rsid w:val="001118B9"/>
    <w:rsid w:val="00124F4F"/>
    <w:rsid w:val="001277F9"/>
    <w:rsid w:val="0013587C"/>
    <w:rsid w:val="00146ED1"/>
    <w:rsid w:val="00147CB5"/>
    <w:rsid w:val="00151624"/>
    <w:rsid w:val="001544FA"/>
    <w:rsid w:val="0015541B"/>
    <w:rsid w:val="00164C8C"/>
    <w:rsid w:val="0017026E"/>
    <w:rsid w:val="00196F82"/>
    <w:rsid w:val="001A3BDE"/>
    <w:rsid w:val="001A6AA6"/>
    <w:rsid w:val="001B3714"/>
    <w:rsid w:val="001B49F6"/>
    <w:rsid w:val="001B4F57"/>
    <w:rsid w:val="001C6B39"/>
    <w:rsid w:val="001D5DB6"/>
    <w:rsid w:val="001D7FDE"/>
    <w:rsid w:val="001E24C7"/>
    <w:rsid w:val="001E6ACB"/>
    <w:rsid w:val="002103CE"/>
    <w:rsid w:val="002169A2"/>
    <w:rsid w:val="00220F58"/>
    <w:rsid w:val="002235A4"/>
    <w:rsid w:val="00226092"/>
    <w:rsid w:val="00234155"/>
    <w:rsid w:val="0023470D"/>
    <w:rsid w:val="00234854"/>
    <w:rsid w:val="00243718"/>
    <w:rsid w:val="00251C15"/>
    <w:rsid w:val="0025360F"/>
    <w:rsid w:val="002543CB"/>
    <w:rsid w:val="00257B50"/>
    <w:rsid w:val="00267648"/>
    <w:rsid w:val="00277A6C"/>
    <w:rsid w:val="00277B78"/>
    <w:rsid w:val="00280CD4"/>
    <w:rsid w:val="002905FB"/>
    <w:rsid w:val="00291E63"/>
    <w:rsid w:val="00293A50"/>
    <w:rsid w:val="002A5B75"/>
    <w:rsid w:val="002C37B1"/>
    <w:rsid w:val="002C5875"/>
    <w:rsid w:val="002D37EF"/>
    <w:rsid w:val="002D55AD"/>
    <w:rsid w:val="003013F0"/>
    <w:rsid w:val="00320E6F"/>
    <w:rsid w:val="003222A7"/>
    <w:rsid w:val="00323EF8"/>
    <w:rsid w:val="00327465"/>
    <w:rsid w:val="0033504A"/>
    <w:rsid w:val="00354CFD"/>
    <w:rsid w:val="003635F4"/>
    <w:rsid w:val="00372CDE"/>
    <w:rsid w:val="00385104"/>
    <w:rsid w:val="00397FEA"/>
    <w:rsid w:val="003A3459"/>
    <w:rsid w:val="003B5D40"/>
    <w:rsid w:val="003C0089"/>
    <w:rsid w:val="003E7654"/>
    <w:rsid w:val="003F1C7F"/>
    <w:rsid w:val="003F27AF"/>
    <w:rsid w:val="003F46E1"/>
    <w:rsid w:val="003F492A"/>
    <w:rsid w:val="0040001E"/>
    <w:rsid w:val="00435FF0"/>
    <w:rsid w:val="00436963"/>
    <w:rsid w:val="0044386E"/>
    <w:rsid w:val="004616ED"/>
    <w:rsid w:val="0047226C"/>
    <w:rsid w:val="00472BB5"/>
    <w:rsid w:val="0048168B"/>
    <w:rsid w:val="00481BB8"/>
    <w:rsid w:val="00487AD3"/>
    <w:rsid w:val="00492CAB"/>
    <w:rsid w:val="004A257B"/>
    <w:rsid w:val="004A4607"/>
    <w:rsid w:val="004A5BD2"/>
    <w:rsid w:val="004B1DC5"/>
    <w:rsid w:val="004C0289"/>
    <w:rsid w:val="004D5DF2"/>
    <w:rsid w:val="004E4A3C"/>
    <w:rsid w:val="0050233E"/>
    <w:rsid w:val="0050322F"/>
    <w:rsid w:val="0050363C"/>
    <w:rsid w:val="00507774"/>
    <w:rsid w:val="0052287D"/>
    <w:rsid w:val="005262A1"/>
    <w:rsid w:val="005339D2"/>
    <w:rsid w:val="005346D0"/>
    <w:rsid w:val="00550F84"/>
    <w:rsid w:val="00554C6C"/>
    <w:rsid w:val="005611B9"/>
    <w:rsid w:val="00575D0C"/>
    <w:rsid w:val="00577A46"/>
    <w:rsid w:val="00590792"/>
    <w:rsid w:val="0059775E"/>
    <w:rsid w:val="005A4918"/>
    <w:rsid w:val="005C513C"/>
    <w:rsid w:val="005D5965"/>
    <w:rsid w:val="005E5680"/>
    <w:rsid w:val="005E6BA6"/>
    <w:rsid w:val="006000B3"/>
    <w:rsid w:val="00606F4C"/>
    <w:rsid w:val="00607F56"/>
    <w:rsid w:val="006146D3"/>
    <w:rsid w:val="00616E45"/>
    <w:rsid w:val="0063689D"/>
    <w:rsid w:val="0065466D"/>
    <w:rsid w:val="00664ADC"/>
    <w:rsid w:val="00664F05"/>
    <w:rsid w:val="006761A3"/>
    <w:rsid w:val="00676631"/>
    <w:rsid w:val="006934EC"/>
    <w:rsid w:val="006944D3"/>
    <w:rsid w:val="00696400"/>
    <w:rsid w:val="006B4158"/>
    <w:rsid w:val="006B6984"/>
    <w:rsid w:val="006C140D"/>
    <w:rsid w:val="006C2013"/>
    <w:rsid w:val="006C2CEB"/>
    <w:rsid w:val="006C4A95"/>
    <w:rsid w:val="006D0565"/>
    <w:rsid w:val="006D17B3"/>
    <w:rsid w:val="006D461C"/>
    <w:rsid w:val="006D5A76"/>
    <w:rsid w:val="006E0206"/>
    <w:rsid w:val="006E358D"/>
    <w:rsid w:val="006F2D6E"/>
    <w:rsid w:val="007047A5"/>
    <w:rsid w:val="0071342C"/>
    <w:rsid w:val="00714AE6"/>
    <w:rsid w:val="00723F49"/>
    <w:rsid w:val="00743CF4"/>
    <w:rsid w:val="00744A30"/>
    <w:rsid w:val="00745BB4"/>
    <w:rsid w:val="00753EC7"/>
    <w:rsid w:val="00770188"/>
    <w:rsid w:val="00771F7D"/>
    <w:rsid w:val="00776BD9"/>
    <w:rsid w:val="00783D7B"/>
    <w:rsid w:val="007865FA"/>
    <w:rsid w:val="007972C3"/>
    <w:rsid w:val="007C2AA2"/>
    <w:rsid w:val="007C425E"/>
    <w:rsid w:val="007C6D25"/>
    <w:rsid w:val="007D5D9D"/>
    <w:rsid w:val="007D7795"/>
    <w:rsid w:val="007E0F1F"/>
    <w:rsid w:val="007E163B"/>
    <w:rsid w:val="007E6843"/>
    <w:rsid w:val="007F397D"/>
    <w:rsid w:val="007F4CD6"/>
    <w:rsid w:val="007F6EC5"/>
    <w:rsid w:val="00817FFB"/>
    <w:rsid w:val="00831B3C"/>
    <w:rsid w:val="00833FDF"/>
    <w:rsid w:val="00853DDA"/>
    <w:rsid w:val="00865D34"/>
    <w:rsid w:val="008661DA"/>
    <w:rsid w:val="008664FD"/>
    <w:rsid w:val="008942BA"/>
    <w:rsid w:val="0089633B"/>
    <w:rsid w:val="008A45FD"/>
    <w:rsid w:val="008A6530"/>
    <w:rsid w:val="008B3824"/>
    <w:rsid w:val="008B799E"/>
    <w:rsid w:val="008C5FF6"/>
    <w:rsid w:val="008D2A33"/>
    <w:rsid w:val="008E2C47"/>
    <w:rsid w:val="008F4ADF"/>
    <w:rsid w:val="008F6437"/>
    <w:rsid w:val="009001B3"/>
    <w:rsid w:val="00915546"/>
    <w:rsid w:val="009347B8"/>
    <w:rsid w:val="009366DE"/>
    <w:rsid w:val="00954086"/>
    <w:rsid w:val="00974551"/>
    <w:rsid w:val="0097674E"/>
    <w:rsid w:val="009A65D9"/>
    <w:rsid w:val="009B479D"/>
    <w:rsid w:val="009B6C4B"/>
    <w:rsid w:val="009B7509"/>
    <w:rsid w:val="009C1A7B"/>
    <w:rsid w:val="009C3AE9"/>
    <w:rsid w:val="009C6488"/>
    <w:rsid w:val="009C6543"/>
    <w:rsid w:val="009D4CA8"/>
    <w:rsid w:val="009D5DF8"/>
    <w:rsid w:val="009E47E9"/>
    <w:rsid w:val="009F4523"/>
    <w:rsid w:val="00A10216"/>
    <w:rsid w:val="00A14D04"/>
    <w:rsid w:val="00A22D0E"/>
    <w:rsid w:val="00A30022"/>
    <w:rsid w:val="00A335F2"/>
    <w:rsid w:val="00A440A6"/>
    <w:rsid w:val="00A44B68"/>
    <w:rsid w:val="00A50608"/>
    <w:rsid w:val="00A56FDB"/>
    <w:rsid w:val="00A74694"/>
    <w:rsid w:val="00A771C6"/>
    <w:rsid w:val="00A77C46"/>
    <w:rsid w:val="00A92D0C"/>
    <w:rsid w:val="00A92F9E"/>
    <w:rsid w:val="00A94BD4"/>
    <w:rsid w:val="00A9643A"/>
    <w:rsid w:val="00A96D7F"/>
    <w:rsid w:val="00AA0CE7"/>
    <w:rsid w:val="00AA52A9"/>
    <w:rsid w:val="00AC1E9B"/>
    <w:rsid w:val="00AE3632"/>
    <w:rsid w:val="00AE3B16"/>
    <w:rsid w:val="00AE7832"/>
    <w:rsid w:val="00AF4AFD"/>
    <w:rsid w:val="00AF5E4B"/>
    <w:rsid w:val="00B028CE"/>
    <w:rsid w:val="00B04821"/>
    <w:rsid w:val="00B074AC"/>
    <w:rsid w:val="00B10B57"/>
    <w:rsid w:val="00B23B29"/>
    <w:rsid w:val="00B31B47"/>
    <w:rsid w:val="00B36185"/>
    <w:rsid w:val="00B46600"/>
    <w:rsid w:val="00B517D9"/>
    <w:rsid w:val="00B657FA"/>
    <w:rsid w:val="00B668B9"/>
    <w:rsid w:val="00B670FB"/>
    <w:rsid w:val="00B733EF"/>
    <w:rsid w:val="00B80BD8"/>
    <w:rsid w:val="00B842BB"/>
    <w:rsid w:val="00BA078E"/>
    <w:rsid w:val="00BA4C03"/>
    <w:rsid w:val="00BB1258"/>
    <w:rsid w:val="00BB22F1"/>
    <w:rsid w:val="00BB44AE"/>
    <w:rsid w:val="00BC652C"/>
    <w:rsid w:val="00BD301A"/>
    <w:rsid w:val="00BE0BB8"/>
    <w:rsid w:val="00BE16E4"/>
    <w:rsid w:val="00BE42B8"/>
    <w:rsid w:val="00BF2999"/>
    <w:rsid w:val="00BF4DB1"/>
    <w:rsid w:val="00C003ED"/>
    <w:rsid w:val="00C00BB4"/>
    <w:rsid w:val="00C102FF"/>
    <w:rsid w:val="00C177A0"/>
    <w:rsid w:val="00C2160A"/>
    <w:rsid w:val="00C247D1"/>
    <w:rsid w:val="00C331C8"/>
    <w:rsid w:val="00C57BC2"/>
    <w:rsid w:val="00C87BD6"/>
    <w:rsid w:val="00C9616D"/>
    <w:rsid w:val="00CB29A5"/>
    <w:rsid w:val="00CB2B00"/>
    <w:rsid w:val="00CB612F"/>
    <w:rsid w:val="00CC0802"/>
    <w:rsid w:val="00CD151C"/>
    <w:rsid w:val="00CE347D"/>
    <w:rsid w:val="00CE3A08"/>
    <w:rsid w:val="00CE5475"/>
    <w:rsid w:val="00CE79EE"/>
    <w:rsid w:val="00CF2FA5"/>
    <w:rsid w:val="00CF5A96"/>
    <w:rsid w:val="00D028F3"/>
    <w:rsid w:val="00D1461A"/>
    <w:rsid w:val="00D176EA"/>
    <w:rsid w:val="00D212EE"/>
    <w:rsid w:val="00D40D12"/>
    <w:rsid w:val="00D4259D"/>
    <w:rsid w:val="00D45470"/>
    <w:rsid w:val="00D61E0D"/>
    <w:rsid w:val="00D671DC"/>
    <w:rsid w:val="00D71EF6"/>
    <w:rsid w:val="00D743CF"/>
    <w:rsid w:val="00D76381"/>
    <w:rsid w:val="00D92D8C"/>
    <w:rsid w:val="00DA39BE"/>
    <w:rsid w:val="00DB7166"/>
    <w:rsid w:val="00DB7B0C"/>
    <w:rsid w:val="00DC5526"/>
    <w:rsid w:val="00DD000F"/>
    <w:rsid w:val="00DD1E9D"/>
    <w:rsid w:val="00DE446B"/>
    <w:rsid w:val="00DF114D"/>
    <w:rsid w:val="00DF5E33"/>
    <w:rsid w:val="00E0121F"/>
    <w:rsid w:val="00E112B1"/>
    <w:rsid w:val="00E12EAD"/>
    <w:rsid w:val="00E43F44"/>
    <w:rsid w:val="00E53FBC"/>
    <w:rsid w:val="00E637DE"/>
    <w:rsid w:val="00E730D7"/>
    <w:rsid w:val="00E75B98"/>
    <w:rsid w:val="00EA12D1"/>
    <w:rsid w:val="00EB7D0C"/>
    <w:rsid w:val="00EC60BE"/>
    <w:rsid w:val="00ED2FE5"/>
    <w:rsid w:val="00ED4477"/>
    <w:rsid w:val="00ED624C"/>
    <w:rsid w:val="00EE25ED"/>
    <w:rsid w:val="00EE7588"/>
    <w:rsid w:val="00EF64EF"/>
    <w:rsid w:val="00F00470"/>
    <w:rsid w:val="00F04ECA"/>
    <w:rsid w:val="00F143D4"/>
    <w:rsid w:val="00F23F65"/>
    <w:rsid w:val="00F310BE"/>
    <w:rsid w:val="00F32B42"/>
    <w:rsid w:val="00F33E03"/>
    <w:rsid w:val="00F36872"/>
    <w:rsid w:val="00F403D9"/>
    <w:rsid w:val="00F4156B"/>
    <w:rsid w:val="00F43092"/>
    <w:rsid w:val="00F75107"/>
    <w:rsid w:val="00F761FD"/>
    <w:rsid w:val="00F77901"/>
    <w:rsid w:val="00F8089A"/>
    <w:rsid w:val="00F925FE"/>
    <w:rsid w:val="00F96914"/>
    <w:rsid w:val="00FA0491"/>
    <w:rsid w:val="00FA652D"/>
    <w:rsid w:val="00FB5451"/>
    <w:rsid w:val="00FC11F6"/>
    <w:rsid w:val="00FD17A0"/>
    <w:rsid w:val="00FD5962"/>
    <w:rsid w:val="00FE077D"/>
    <w:rsid w:val="00FE1AE5"/>
    <w:rsid w:val="00FE2849"/>
    <w:rsid w:val="00FE6E93"/>
    <w:rsid w:val="00FE7BA1"/>
    <w:rsid w:val="00FF23F8"/>
    <w:rsid w:val="00FF737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130BA28"/>
  <w15:docId w15:val="{E7542C4F-4A07-2849-B5DA-92DBAFF75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015FE0"/>
    <w:pPr>
      <w:widowControl w:val="0"/>
    </w:pPr>
    <w:rPr>
      <w:rFonts w:ascii="Arial" w:hAnsi="Arial" w:cs="Arial"/>
    </w:rPr>
  </w:style>
  <w:style w:type="paragraph" w:styleId="1">
    <w:name w:val="heading 1"/>
    <w:uiPriority w:val="9"/>
    <w:qFormat/>
    <w:pPr>
      <w:numPr>
        <w:numId w:val="14"/>
      </w:numPr>
      <w:outlineLvl w:val="0"/>
    </w:pPr>
    <w:rPr>
      <w:rFonts w:ascii="Arial" w:hAnsi="Arial" w:cs="Arial"/>
      <w:color w:val="2E74B5"/>
      <w:sz w:val="32"/>
      <w:szCs w:val="32"/>
    </w:rPr>
  </w:style>
  <w:style w:type="paragraph" w:styleId="21">
    <w:name w:val="heading 2"/>
    <w:link w:val="22"/>
    <w:uiPriority w:val="9"/>
    <w:unhideWhenUsed/>
    <w:qFormat/>
    <w:pPr>
      <w:numPr>
        <w:ilvl w:val="1"/>
        <w:numId w:val="14"/>
      </w:numPr>
      <w:outlineLvl w:val="1"/>
    </w:pPr>
    <w:rPr>
      <w:rFonts w:ascii="Arial" w:hAnsi="Arial" w:cs="Arial"/>
      <w:color w:val="2E74B5"/>
      <w:sz w:val="26"/>
      <w:szCs w:val="26"/>
    </w:rPr>
  </w:style>
  <w:style w:type="paragraph" w:styleId="31">
    <w:name w:val="heading 3"/>
    <w:link w:val="32"/>
    <w:uiPriority w:val="9"/>
    <w:unhideWhenUsed/>
    <w:qFormat/>
    <w:pPr>
      <w:numPr>
        <w:ilvl w:val="2"/>
        <w:numId w:val="14"/>
      </w:numPr>
      <w:outlineLvl w:val="2"/>
    </w:pPr>
    <w:rPr>
      <w:rFonts w:ascii="Arial" w:hAnsi="Arial" w:cs="Arial"/>
      <w:color w:val="1F4D78"/>
    </w:rPr>
  </w:style>
  <w:style w:type="paragraph" w:styleId="41">
    <w:name w:val="heading 4"/>
    <w:uiPriority w:val="9"/>
    <w:unhideWhenUsed/>
    <w:qFormat/>
    <w:pPr>
      <w:numPr>
        <w:ilvl w:val="3"/>
        <w:numId w:val="14"/>
      </w:numPr>
      <w:outlineLvl w:val="3"/>
    </w:pPr>
    <w:rPr>
      <w:rFonts w:ascii="Arial" w:hAnsi="Arial" w:cs="Arial"/>
      <w:i/>
      <w:iCs/>
      <w:color w:val="2E74B5"/>
    </w:rPr>
  </w:style>
  <w:style w:type="paragraph" w:styleId="51">
    <w:name w:val="heading 5"/>
    <w:uiPriority w:val="9"/>
    <w:semiHidden/>
    <w:unhideWhenUsed/>
    <w:qFormat/>
    <w:pPr>
      <w:numPr>
        <w:ilvl w:val="4"/>
        <w:numId w:val="14"/>
      </w:numPr>
      <w:outlineLvl w:val="4"/>
    </w:pPr>
    <w:rPr>
      <w:rFonts w:ascii="Arial" w:hAnsi="Arial" w:cs="Arial"/>
      <w:color w:val="2E74B5"/>
    </w:rPr>
  </w:style>
  <w:style w:type="paragraph" w:styleId="6">
    <w:name w:val="heading 6"/>
    <w:uiPriority w:val="9"/>
    <w:semiHidden/>
    <w:unhideWhenUsed/>
    <w:qFormat/>
    <w:pPr>
      <w:numPr>
        <w:ilvl w:val="5"/>
        <w:numId w:val="14"/>
      </w:numPr>
      <w:outlineLvl w:val="5"/>
    </w:pPr>
    <w:rPr>
      <w:rFonts w:ascii="Arial" w:hAnsi="Arial" w:cs="Arial"/>
      <w:color w:val="1F4D78"/>
    </w:rPr>
  </w:style>
  <w:style w:type="paragraph" w:styleId="7">
    <w:name w:val="heading 7"/>
    <w:basedOn w:val="a2"/>
    <w:next w:val="a2"/>
    <w:link w:val="70"/>
    <w:uiPriority w:val="9"/>
    <w:semiHidden/>
    <w:unhideWhenUsed/>
    <w:qFormat/>
    <w:rsid w:val="00E53FBC"/>
    <w:pPr>
      <w:keepNext/>
      <w:numPr>
        <w:ilvl w:val="6"/>
        <w:numId w:val="14"/>
      </w:numPr>
      <w:ind w:leftChars="800" w:left="800"/>
      <w:outlineLvl w:val="6"/>
    </w:pPr>
  </w:style>
  <w:style w:type="paragraph" w:styleId="8">
    <w:name w:val="heading 8"/>
    <w:basedOn w:val="a2"/>
    <w:next w:val="a2"/>
    <w:link w:val="80"/>
    <w:uiPriority w:val="9"/>
    <w:semiHidden/>
    <w:unhideWhenUsed/>
    <w:qFormat/>
    <w:rsid w:val="00E53FBC"/>
    <w:pPr>
      <w:keepNext/>
      <w:numPr>
        <w:ilvl w:val="7"/>
        <w:numId w:val="14"/>
      </w:numPr>
      <w:ind w:leftChars="1200" w:left="1200"/>
      <w:outlineLvl w:val="7"/>
    </w:pPr>
  </w:style>
  <w:style w:type="paragraph" w:styleId="9">
    <w:name w:val="heading 9"/>
    <w:basedOn w:val="a2"/>
    <w:next w:val="a2"/>
    <w:link w:val="90"/>
    <w:uiPriority w:val="9"/>
    <w:semiHidden/>
    <w:unhideWhenUsed/>
    <w:qFormat/>
    <w:rsid w:val="00E53FBC"/>
    <w:pPr>
      <w:keepNext/>
      <w:numPr>
        <w:ilvl w:val="8"/>
        <w:numId w:val="14"/>
      </w:numPr>
      <w:ind w:leftChars="1200" w:left="1200"/>
      <w:outlineLvl w:val="8"/>
    </w:pPr>
  </w:style>
  <w:style w:type="character" w:default="1" w:styleId="a3">
    <w:name w:val="Default Paragraph Font"/>
    <w:uiPriority w:val="1"/>
    <w:semiHidden/>
    <w:unhideWhenUsed/>
    <w:rPr>
      <w:rFonts w:ascii="Arial" w:hAnsi="Arial" w:cs="Arial"/>
    </w:rPr>
  </w:style>
  <w:style w:type="table" w:default="1" w:styleId="a4">
    <w:name w:val="Normal Table"/>
    <w:uiPriority w:val="99"/>
    <w:semiHidden/>
    <w:unhideWhenUsed/>
    <w:rPr>
      <w:rFonts w:ascii="Arial" w:hAnsi="Arial" w:cs="Arial"/>
    </w:rPr>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Title"/>
    <w:uiPriority w:val="10"/>
    <w:qFormat/>
    <w:rPr>
      <w:rFonts w:ascii="Arial" w:hAnsi="Arial" w:cs="Arial"/>
      <w:sz w:val="56"/>
      <w:szCs w:val="56"/>
    </w:rPr>
  </w:style>
  <w:style w:type="paragraph" w:customStyle="1" w:styleId="10">
    <w:name w:val="強調太字1"/>
    <w:qFormat/>
    <w:rPr>
      <w:rFonts w:ascii="Arial" w:hAnsi="Arial" w:cs="Arial"/>
      <w:b/>
      <w:bCs/>
    </w:rPr>
  </w:style>
  <w:style w:type="paragraph" w:styleId="a7">
    <w:name w:val="List Paragraph"/>
    <w:qFormat/>
    <w:rPr>
      <w:rFonts w:ascii="Arial" w:hAnsi="Arial" w:cs="Arial"/>
    </w:rPr>
  </w:style>
  <w:style w:type="character" w:styleId="a8">
    <w:name w:val="Hyperlink"/>
    <w:uiPriority w:val="99"/>
    <w:unhideWhenUsed/>
    <w:rPr>
      <w:rFonts w:ascii="Arial" w:hAnsi="Arial" w:cs="Arial"/>
      <w:color w:val="0563C1"/>
      <w:u w:val="single" w:color="0563C1"/>
    </w:rPr>
  </w:style>
  <w:style w:type="character" w:styleId="a9">
    <w:name w:val="footnote reference"/>
    <w:uiPriority w:val="99"/>
    <w:semiHidden/>
    <w:unhideWhenUsed/>
    <w:rPr>
      <w:rFonts w:ascii="Arial" w:hAnsi="Arial" w:cs="Arial"/>
      <w:vertAlign w:val="superscript"/>
    </w:rPr>
  </w:style>
  <w:style w:type="paragraph" w:styleId="aa">
    <w:name w:val="footnote text"/>
    <w:link w:val="ab"/>
    <w:uiPriority w:val="99"/>
    <w:semiHidden/>
    <w:unhideWhenUsed/>
    <w:rPr>
      <w:rFonts w:ascii="Arial" w:hAnsi="Arial" w:cs="Arial"/>
      <w:sz w:val="20"/>
      <w:szCs w:val="20"/>
    </w:rPr>
  </w:style>
  <w:style w:type="character" w:customStyle="1" w:styleId="ab">
    <w:name w:val="脚注文字列 (文字)"/>
    <w:link w:val="aa"/>
    <w:uiPriority w:val="99"/>
    <w:semiHidden/>
    <w:unhideWhenUsed/>
    <w:rPr>
      <w:rFonts w:ascii="Arial" w:hAnsi="Arial" w:cs="Arial"/>
      <w:sz w:val="20"/>
      <w:szCs w:val="20"/>
    </w:rPr>
  </w:style>
  <w:style w:type="paragraph" w:customStyle="1" w:styleId="MdSpace">
    <w:name w:val="MdSpace"/>
    <w:qFormat/>
    <w:rPr>
      <w:rFonts w:ascii="Arial" w:hAnsi="Arial" w:cs="Arial"/>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Arial" w:eastAsia="Courier New" w:hAnsi="Arial" w:cs="Arial"/>
      <w:color w:val="70AD47"/>
      <w:sz w:val="22"/>
      <w:szCs w:val="22"/>
    </w:rPr>
  </w:style>
  <w:style w:type="paragraph" w:customStyle="1" w:styleId="MdHr">
    <w:name w:val="MdHr"/>
    <w:qFormat/>
    <w:pPr>
      <w:pBdr>
        <w:bottom w:val="single" w:sz="1" w:space="1" w:color="A5A5A5"/>
      </w:pBdr>
      <w:spacing w:before="240" w:after="240"/>
    </w:pPr>
    <w:rPr>
      <w:rFonts w:ascii="Arial" w:hAnsi="Arial" w:cs="Arial"/>
    </w:rPr>
  </w:style>
  <w:style w:type="paragraph" w:customStyle="1" w:styleId="MdBlockquote">
    <w:name w:val="MdBlockquote"/>
    <w:qFormat/>
    <w:pPr>
      <w:pBdr>
        <w:left w:val="single" w:sz="20" w:space="12" w:color="A5A5A5"/>
      </w:pBdr>
      <w:spacing w:before="200" w:after="200"/>
      <w:ind w:left="360"/>
    </w:pPr>
    <w:rPr>
      <w:rFonts w:ascii="Arial" w:hAnsi="Arial" w:cs="Arial"/>
      <w:i/>
      <w:iCs/>
      <w:color w:val="666666"/>
    </w:rPr>
  </w:style>
  <w:style w:type="paragraph" w:customStyle="1" w:styleId="MdHtml">
    <w:name w:val="MdHtml"/>
    <w:qFormat/>
    <w:rPr>
      <w:rFonts w:ascii="Arial" w:eastAsia="Courier New" w:hAnsi="Arial" w:cs="Arial"/>
      <w:color w:val="ED7D31"/>
    </w:rPr>
  </w:style>
  <w:style w:type="paragraph" w:customStyle="1" w:styleId="MdDef">
    <w:name w:val="MdDef"/>
    <w:qFormat/>
    <w:pPr>
      <w:ind w:left="720" w:hanging="360"/>
    </w:pPr>
    <w:rPr>
      <w:rFonts w:ascii="Arial" w:hAnsi="Arial" w:cs="Arial"/>
    </w:rPr>
  </w:style>
  <w:style w:type="paragraph" w:customStyle="1" w:styleId="MdParagraph">
    <w:name w:val="MdParagraph"/>
    <w:qFormat/>
    <w:pPr>
      <w:spacing w:before="120" w:after="120"/>
    </w:pPr>
    <w:rPr>
      <w:rFonts w:ascii="Arial" w:hAnsi="Arial" w:cs="Arial"/>
    </w:rPr>
  </w:style>
  <w:style w:type="paragraph" w:customStyle="1" w:styleId="MdText">
    <w:name w:val="MdText"/>
    <w:qFormat/>
    <w:rPr>
      <w:rFonts w:ascii="Arial" w:hAnsi="Arial" w:cs="Arial"/>
    </w:rPr>
  </w:style>
  <w:style w:type="paragraph" w:customStyle="1" w:styleId="MdFootnote">
    <w:name w:val="MdFootnote"/>
    <w:qFormat/>
    <w:rPr>
      <w:rFonts w:ascii="Arial" w:hAnsi="Arial" w:cs="Arial"/>
      <w:vertAlign w:val="superscript"/>
    </w:rPr>
  </w:style>
  <w:style w:type="paragraph" w:customStyle="1" w:styleId="MdListItem">
    <w:name w:val="MdListItem"/>
    <w:qFormat/>
    <w:pPr>
      <w:spacing w:before="60" w:after="60"/>
      <w:ind w:left="720" w:hanging="360"/>
    </w:pPr>
    <w:rPr>
      <w:rFonts w:ascii="Arial" w:hAnsi="Arial" w:cs="Arial"/>
    </w:rPr>
  </w:style>
  <w:style w:type="paragraph" w:customStyle="1" w:styleId="MdTable">
    <w:name w:val="MdTable"/>
    <w:qFormat/>
    <w:pPr>
      <w:spacing w:before="60" w:after="60"/>
    </w:pPr>
    <w:rPr>
      <w:rFonts w:ascii="Arial" w:hAnsi="Arial" w:cs="Arial"/>
    </w:rPr>
  </w:style>
  <w:style w:type="paragraph" w:customStyle="1" w:styleId="MdTableHeader">
    <w:name w:val="MdTableHeader"/>
    <w:qFormat/>
    <w:pPr>
      <w:spacing w:before="60" w:after="60"/>
    </w:pPr>
    <w:rPr>
      <w:rFonts w:ascii="Arial" w:hAnsi="Arial" w:cs="Arial"/>
      <w:b/>
      <w:bCs/>
      <w:sz w:val="22"/>
      <w:szCs w:val="22"/>
    </w:rPr>
  </w:style>
  <w:style w:type="paragraph" w:customStyle="1" w:styleId="MdTableCell">
    <w:name w:val="MdTableCell"/>
    <w:qFormat/>
    <w:pPr>
      <w:spacing w:before="40" w:after="40"/>
    </w:pPr>
    <w:rPr>
      <w:rFonts w:ascii="Arial" w:hAnsi="Arial" w:cs="Arial"/>
      <w:sz w:val="20"/>
      <w:szCs w:val="20"/>
    </w:rPr>
  </w:style>
  <w:style w:type="paragraph" w:customStyle="1" w:styleId="MdHeading1">
    <w:name w:val="MdHeading1"/>
    <w:qFormat/>
    <w:pPr>
      <w:keepNext/>
      <w:spacing w:before="480" w:after="240"/>
      <w:outlineLvl w:val="0"/>
    </w:pPr>
    <w:rPr>
      <w:rFonts w:ascii="Arial" w:hAnsi="Arial" w:cs="Arial"/>
      <w:b/>
      <w:bCs/>
      <w:sz w:val="36"/>
      <w:szCs w:val="36"/>
    </w:rPr>
  </w:style>
  <w:style w:type="paragraph" w:customStyle="1" w:styleId="MdHeading2">
    <w:name w:val="MdHeading2"/>
    <w:qFormat/>
    <w:pPr>
      <w:keepNext/>
      <w:spacing w:before="400" w:after="200"/>
      <w:outlineLvl w:val="1"/>
    </w:pPr>
    <w:rPr>
      <w:rFonts w:ascii="Arial" w:hAnsi="Arial" w:cs="Arial"/>
      <w:b/>
      <w:bCs/>
      <w:sz w:val="32"/>
      <w:szCs w:val="32"/>
    </w:rPr>
  </w:style>
  <w:style w:type="paragraph" w:customStyle="1" w:styleId="MdHeading3">
    <w:name w:val="MdHeading3"/>
    <w:qFormat/>
    <w:pPr>
      <w:keepNext/>
      <w:spacing w:before="320" w:after="160"/>
      <w:outlineLvl w:val="2"/>
    </w:pPr>
    <w:rPr>
      <w:rFonts w:ascii="Arial" w:hAnsi="Arial" w:cs="Arial"/>
      <w:b/>
      <w:bCs/>
      <w:sz w:val="28"/>
      <w:szCs w:val="28"/>
    </w:rPr>
  </w:style>
  <w:style w:type="paragraph" w:customStyle="1" w:styleId="MdHeading4">
    <w:name w:val="MdHeading4"/>
    <w:qFormat/>
    <w:pPr>
      <w:keepNext/>
      <w:spacing w:before="280" w:after="140"/>
      <w:outlineLvl w:val="3"/>
    </w:pPr>
    <w:rPr>
      <w:rFonts w:ascii="Arial" w:hAnsi="Arial" w:cs="Arial"/>
      <w:b/>
      <w:bCs/>
      <w:sz w:val="26"/>
      <w:szCs w:val="26"/>
    </w:rPr>
  </w:style>
  <w:style w:type="paragraph" w:customStyle="1" w:styleId="MdHeading5">
    <w:name w:val="MdHeading5"/>
    <w:qFormat/>
    <w:pPr>
      <w:keepNext/>
      <w:spacing w:before="240" w:after="120"/>
      <w:outlineLvl w:val="4"/>
    </w:pPr>
    <w:rPr>
      <w:rFonts w:ascii="Arial" w:hAnsi="Arial" w:cs="Arial"/>
      <w:b/>
      <w:bCs/>
      <w:i/>
      <w:iCs/>
    </w:rPr>
  </w:style>
  <w:style w:type="paragraph" w:customStyle="1" w:styleId="MdHeading6">
    <w:name w:val="MdHeading6"/>
    <w:qFormat/>
    <w:pPr>
      <w:keepNext/>
      <w:spacing w:before="240" w:after="120"/>
      <w:outlineLvl w:val="5"/>
    </w:pPr>
    <w:rPr>
      <w:rFonts w:ascii="Arial" w:hAnsi="Arial" w:cs="Arial"/>
      <w:i/>
      <w:iCs/>
    </w:rPr>
  </w:style>
  <w:style w:type="character" w:customStyle="1" w:styleId="MdTag">
    <w:name w:val="MdTag"/>
    <w:uiPriority w:val="99"/>
    <w:unhideWhenUsed/>
    <w:qFormat/>
    <w:rPr>
      <w:rFonts w:ascii="Arial" w:eastAsia="Courier New" w:hAnsi="Arial" w:cs="Arial"/>
      <w:color w:val="ED7D31"/>
    </w:rPr>
  </w:style>
  <w:style w:type="character" w:customStyle="1" w:styleId="MdLink">
    <w:name w:val="MdLink"/>
    <w:uiPriority w:val="99"/>
    <w:unhideWhenUsed/>
    <w:qFormat/>
    <w:rPr>
      <w:rFonts w:ascii="Arial" w:hAnsi="Arial" w:cs="Arial"/>
      <w:color w:val="0563C1"/>
      <w:u w:val="single"/>
    </w:rPr>
  </w:style>
  <w:style w:type="character" w:customStyle="1" w:styleId="MdStrong">
    <w:name w:val="MdStrong"/>
    <w:uiPriority w:val="99"/>
    <w:unhideWhenUsed/>
    <w:qFormat/>
    <w:rPr>
      <w:rFonts w:ascii="Arial" w:hAnsi="Arial" w:cs="Arial"/>
      <w:b/>
      <w:bCs/>
    </w:rPr>
  </w:style>
  <w:style w:type="character" w:customStyle="1" w:styleId="MdEm">
    <w:name w:val="MdEm"/>
    <w:uiPriority w:val="99"/>
    <w:unhideWhenUsed/>
    <w:qFormat/>
    <w:rPr>
      <w:rFonts w:ascii="Arial" w:hAnsi="Arial" w:cs="Arial"/>
      <w:i/>
      <w:iCs/>
    </w:rPr>
  </w:style>
  <w:style w:type="character" w:customStyle="1" w:styleId="MdCodespan">
    <w:name w:val="MdCodespan"/>
    <w:uiPriority w:val="99"/>
    <w:unhideWhenUsed/>
    <w:qFormat/>
    <w:rPr>
      <w:rFonts w:ascii="Arial" w:eastAsia="Courier New" w:hAnsi="Arial" w:cs="Arial"/>
      <w:color w:val="70AD47"/>
    </w:rPr>
  </w:style>
  <w:style w:type="character" w:customStyle="1" w:styleId="MdDel">
    <w:name w:val="MdDel"/>
    <w:uiPriority w:val="99"/>
    <w:unhideWhenUsed/>
    <w:qFormat/>
    <w:rPr>
      <w:rFonts w:ascii="Arial" w:hAnsi="Arial" w:cs="Arial"/>
      <w:strike/>
    </w:rPr>
  </w:style>
  <w:style w:type="character" w:customStyle="1" w:styleId="MdBr">
    <w:name w:val="MdBr"/>
    <w:uiPriority w:val="99"/>
    <w:unhideWhenUsed/>
    <w:qFormat/>
    <w:rPr>
      <w:rFonts w:ascii="Arial" w:hAnsi="Arial" w:cs="Arial"/>
    </w:rPr>
  </w:style>
  <w:style w:type="character" w:styleId="ac">
    <w:name w:val="Placeholder Text"/>
    <w:basedOn w:val="a3"/>
    <w:uiPriority w:val="99"/>
    <w:semiHidden/>
    <w:rsid w:val="006D461C"/>
    <w:rPr>
      <w:rFonts w:ascii="Arial" w:hAnsi="Arial" w:cs="Arial"/>
      <w:color w:val="666666"/>
    </w:rPr>
  </w:style>
  <w:style w:type="paragraph" w:styleId="ad">
    <w:name w:val="Bibliography"/>
    <w:basedOn w:val="a2"/>
    <w:next w:val="a2"/>
    <w:uiPriority w:val="37"/>
    <w:unhideWhenUsed/>
    <w:rsid w:val="00B517D9"/>
    <w:pPr>
      <w:tabs>
        <w:tab w:val="left" w:pos="260"/>
      </w:tabs>
      <w:spacing w:line="480" w:lineRule="auto"/>
      <w:ind w:left="264" w:hanging="264"/>
    </w:pPr>
  </w:style>
  <w:style w:type="paragraph" w:styleId="ae">
    <w:name w:val="endnote text"/>
    <w:basedOn w:val="a2"/>
    <w:link w:val="af"/>
    <w:uiPriority w:val="99"/>
    <w:semiHidden/>
    <w:unhideWhenUsed/>
    <w:rsid w:val="00A9643A"/>
    <w:pPr>
      <w:snapToGrid w:val="0"/>
    </w:pPr>
  </w:style>
  <w:style w:type="character" w:customStyle="1" w:styleId="af">
    <w:name w:val="文末脚注文字列 (文字)"/>
    <w:basedOn w:val="a3"/>
    <w:link w:val="ae"/>
    <w:uiPriority w:val="99"/>
    <w:semiHidden/>
    <w:rsid w:val="00A9643A"/>
    <w:rPr>
      <w:rFonts w:ascii="Arial" w:hAnsi="Arial" w:cs="Arial"/>
    </w:rPr>
  </w:style>
  <w:style w:type="character" w:styleId="af0">
    <w:name w:val="endnote reference"/>
    <w:basedOn w:val="a3"/>
    <w:uiPriority w:val="99"/>
    <w:semiHidden/>
    <w:unhideWhenUsed/>
    <w:rsid w:val="00A9643A"/>
    <w:rPr>
      <w:rFonts w:ascii="Arial" w:hAnsi="Arial" w:cs="Arial"/>
      <w:vertAlign w:val="superscript"/>
    </w:rPr>
  </w:style>
  <w:style w:type="paragraph" w:styleId="af1">
    <w:name w:val="footer"/>
    <w:basedOn w:val="a2"/>
    <w:link w:val="af2"/>
    <w:uiPriority w:val="99"/>
    <w:unhideWhenUsed/>
    <w:rsid w:val="007F6EC5"/>
    <w:pPr>
      <w:tabs>
        <w:tab w:val="center" w:pos="4252"/>
        <w:tab w:val="right" w:pos="8504"/>
      </w:tabs>
      <w:snapToGrid w:val="0"/>
    </w:pPr>
  </w:style>
  <w:style w:type="character" w:customStyle="1" w:styleId="af2">
    <w:name w:val="フッター (文字)"/>
    <w:basedOn w:val="a3"/>
    <w:link w:val="af1"/>
    <w:uiPriority w:val="99"/>
    <w:rsid w:val="007F6EC5"/>
    <w:rPr>
      <w:rFonts w:ascii="Arial" w:hAnsi="Arial" w:cs="Arial"/>
    </w:rPr>
  </w:style>
  <w:style w:type="character" w:styleId="af3">
    <w:name w:val="page number"/>
    <w:basedOn w:val="a3"/>
    <w:uiPriority w:val="99"/>
    <w:semiHidden/>
    <w:unhideWhenUsed/>
    <w:rsid w:val="007F6EC5"/>
    <w:rPr>
      <w:rFonts w:ascii="Arial" w:hAnsi="Arial" w:cs="Arial"/>
    </w:rPr>
  </w:style>
  <w:style w:type="character" w:styleId="af4">
    <w:name w:val="Unresolved Mention"/>
    <w:basedOn w:val="a3"/>
    <w:uiPriority w:val="99"/>
    <w:semiHidden/>
    <w:unhideWhenUsed/>
    <w:rsid w:val="003E7654"/>
    <w:rPr>
      <w:rFonts w:ascii="Arial" w:hAnsi="Arial" w:cs="Arial"/>
      <w:color w:val="605E5C"/>
      <w:shd w:val="clear" w:color="auto" w:fill="E1DFDD"/>
    </w:rPr>
  </w:style>
  <w:style w:type="paragraph" w:styleId="af5">
    <w:name w:val="Body Text"/>
    <w:basedOn w:val="a2"/>
    <w:link w:val="af6"/>
    <w:qFormat/>
    <w:pPr>
      <w:widowControl/>
      <w:spacing w:before="180" w:after="180"/>
    </w:pPr>
    <w:rPr>
      <w:lang w:eastAsia="zh-CN"/>
    </w:rPr>
  </w:style>
  <w:style w:type="character" w:customStyle="1" w:styleId="af6">
    <w:name w:val="本文 (文字)"/>
    <w:basedOn w:val="a3"/>
    <w:link w:val="af5"/>
    <w:rPr>
      <w:rFonts w:ascii="Arial" w:hAnsi="Arial" w:cs="Arial"/>
      <w:lang w:eastAsia="zh-CN"/>
    </w:rPr>
  </w:style>
  <w:style w:type="paragraph" w:customStyle="1" w:styleId="FirstParagraph">
    <w:name w:val="First Paragraph"/>
    <w:basedOn w:val="af5"/>
    <w:next w:val="af5"/>
    <w:qFormat/>
  </w:style>
  <w:style w:type="paragraph" w:customStyle="1" w:styleId="Compact">
    <w:name w:val="Compact"/>
    <w:basedOn w:val="af5"/>
    <w:qFormat/>
    <w:pPr>
      <w:spacing w:before="36" w:after="36"/>
    </w:pPr>
  </w:style>
  <w:style w:type="character" w:customStyle="1" w:styleId="22">
    <w:name w:val="見出し 2 (文字)"/>
    <w:basedOn w:val="a3"/>
    <w:link w:val="21"/>
    <w:uiPriority w:val="9"/>
    <w:rPr>
      <w:rFonts w:ascii="Arial" w:hAnsi="Arial" w:cs="Arial"/>
      <w:color w:val="2E74B5"/>
      <w:sz w:val="26"/>
      <w:szCs w:val="26"/>
    </w:rPr>
  </w:style>
  <w:style w:type="character" w:customStyle="1" w:styleId="32">
    <w:name w:val="見出し 3 (文字)"/>
    <w:basedOn w:val="a3"/>
    <w:link w:val="31"/>
    <w:uiPriority w:val="9"/>
    <w:rPr>
      <w:rFonts w:ascii="Arial" w:hAnsi="Arial" w:cs="Arial"/>
      <w:color w:val="1F4D78"/>
    </w:rPr>
  </w:style>
  <w:style w:type="character" w:customStyle="1" w:styleId="SectionNumber">
    <w:name w:val="Section Number"/>
    <w:basedOn w:val="a3"/>
    <w:rPr>
      <w:rFonts w:ascii="Arial" w:hAnsi="Arial" w:cs="Arial"/>
    </w:rPr>
  </w:style>
  <w:style w:type="paragraph" w:styleId="af7">
    <w:name w:val="header"/>
    <w:basedOn w:val="a2"/>
    <w:link w:val="af8"/>
    <w:uiPriority w:val="99"/>
    <w:unhideWhenUsed/>
    <w:rsid w:val="003C0089"/>
    <w:pPr>
      <w:tabs>
        <w:tab w:val="center" w:pos="4252"/>
        <w:tab w:val="right" w:pos="8504"/>
      </w:tabs>
      <w:snapToGrid w:val="0"/>
    </w:pPr>
  </w:style>
  <w:style w:type="character" w:customStyle="1" w:styleId="af8">
    <w:name w:val="ヘッダー (文字)"/>
    <w:basedOn w:val="a3"/>
    <w:link w:val="af7"/>
    <w:uiPriority w:val="99"/>
    <w:rsid w:val="003C0089"/>
    <w:rPr>
      <w:rFonts w:ascii="Arial" w:hAnsi="Arial" w:cs="Arial"/>
    </w:rPr>
  </w:style>
  <w:style w:type="numbering" w:styleId="111111">
    <w:name w:val="Outline List 2"/>
    <w:basedOn w:val="a5"/>
    <w:uiPriority w:val="99"/>
    <w:semiHidden/>
    <w:unhideWhenUsed/>
    <w:rsid w:val="00E53FBC"/>
    <w:pPr>
      <w:numPr>
        <w:numId w:val="7"/>
      </w:numPr>
    </w:pPr>
  </w:style>
  <w:style w:type="numbering" w:styleId="1ai">
    <w:name w:val="Outline List 1"/>
    <w:basedOn w:val="a5"/>
    <w:uiPriority w:val="99"/>
    <w:semiHidden/>
    <w:unhideWhenUsed/>
    <w:rsid w:val="00E53FBC"/>
    <w:pPr>
      <w:numPr>
        <w:numId w:val="8"/>
      </w:numPr>
    </w:pPr>
  </w:style>
  <w:style w:type="paragraph" w:styleId="HTML">
    <w:name w:val="HTML Address"/>
    <w:basedOn w:val="a2"/>
    <w:link w:val="HTML0"/>
    <w:uiPriority w:val="99"/>
    <w:semiHidden/>
    <w:unhideWhenUsed/>
    <w:rsid w:val="00E53FBC"/>
    <w:rPr>
      <w:i/>
      <w:iCs/>
    </w:rPr>
  </w:style>
  <w:style w:type="character" w:customStyle="1" w:styleId="HTML0">
    <w:name w:val="HTML アドレス (文字)"/>
    <w:basedOn w:val="a3"/>
    <w:link w:val="HTML"/>
    <w:uiPriority w:val="99"/>
    <w:semiHidden/>
    <w:rsid w:val="00E53FBC"/>
    <w:rPr>
      <w:rFonts w:ascii="Arial" w:hAnsi="Arial" w:cs="Arial"/>
      <w:i/>
      <w:iCs/>
    </w:rPr>
  </w:style>
  <w:style w:type="character" w:styleId="HTML1">
    <w:name w:val="HTML Keyboard"/>
    <w:basedOn w:val="a3"/>
    <w:uiPriority w:val="99"/>
    <w:semiHidden/>
    <w:unhideWhenUsed/>
    <w:rsid w:val="00E53FBC"/>
    <w:rPr>
      <w:rFonts w:ascii="Arial" w:hAnsi="Arial" w:cs="Arial"/>
      <w:sz w:val="20"/>
      <w:szCs w:val="20"/>
    </w:rPr>
  </w:style>
  <w:style w:type="character" w:styleId="HTML2">
    <w:name w:val="HTML Code"/>
    <w:basedOn w:val="a3"/>
    <w:uiPriority w:val="99"/>
    <w:semiHidden/>
    <w:unhideWhenUsed/>
    <w:rsid w:val="00E53FBC"/>
    <w:rPr>
      <w:rFonts w:ascii="Arial" w:hAnsi="Arial" w:cs="Arial"/>
      <w:sz w:val="20"/>
      <w:szCs w:val="20"/>
    </w:rPr>
  </w:style>
  <w:style w:type="character" w:styleId="HTML3">
    <w:name w:val="HTML Sample"/>
    <w:basedOn w:val="a3"/>
    <w:uiPriority w:val="99"/>
    <w:semiHidden/>
    <w:unhideWhenUsed/>
    <w:rsid w:val="00E53FBC"/>
    <w:rPr>
      <w:rFonts w:ascii="Arial" w:hAnsi="Arial" w:cs="Arial"/>
    </w:rPr>
  </w:style>
  <w:style w:type="character" w:styleId="HTML4">
    <w:name w:val="HTML Typewriter"/>
    <w:basedOn w:val="a3"/>
    <w:uiPriority w:val="99"/>
    <w:semiHidden/>
    <w:unhideWhenUsed/>
    <w:rsid w:val="00E53FBC"/>
    <w:rPr>
      <w:rFonts w:ascii="Arial" w:hAnsi="Arial" w:cs="Arial"/>
      <w:sz w:val="20"/>
      <w:szCs w:val="20"/>
    </w:rPr>
  </w:style>
  <w:style w:type="character" w:styleId="HTML5">
    <w:name w:val="HTML Cite"/>
    <w:basedOn w:val="a3"/>
    <w:uiPriority w:val="99"/>
    <w:semiHidden/>
    <w:unhideWhenUsed/>
    <w:rsid w:val="00E53FBC"/>
    <w:rPr>
      <w:rFonts w:ascii="Arial" w:hAnsi="Arial" w:cs="Arial"/>
      <w:i/>
      <w:iCs/>
    </w:rPr>
  </w:style>
  <w:style w:type="paragraph" w:styleId="HTML6">
    <w:name w:val="HTML Preformatted"/>
    <w:basedOn w:val="a2"/>
    <w:link w:val="HTML7"/>
    <w:uiPriority w:val="99"/>
    <w:semiHidden/>
    <w:unhideWhenUsed/>
    <w:rsid w:val="00E53FBC"/>
    <w:rPr>
      <w:sz w:val="20"/>
      <w:szCs w:val="20"/>
    </w:rPr>
  </w:style>
  <w:style w:type="character" w:customStyle="1" w:styleId="HTML7">
    <w:name w:val="HTML 書式付き (文字)"/>
    <w:basedOn w:val="a3"/>
    <w:link w:val="HTML6"/>
    <w:uiPriority w:val="99"/>
    <w:semiHidden/>
    <w:rsid w:val="00E53FBC"/>
    <w:rPr>
      <w:rFonts w:ascii="Arial" w:hAnsi="Arial" w:cs="Arial"/>
      <w:sz w:val="20"/>
      <w:szCs w:val="20"/>
    </w:rPr>
  </w:style>
  <w:style w:type="character" w:styleId="HTML8">
    <w:name w:val="HTML Definition"/>
    <w:basedOn w:val="a3"/>
    <w:uiPriority w:val="99"/>
    <w:semiHidden/>
    <w:unhideWhenUsed/>
    <w:rsid w:val="00E53FBC"/>
    <w:rPr>
      <w:rFonts w:ascii="Arial" w:hAnsi="Arial" w:cs="Arial"/>
      <w:i/>
      <w:iCs/>
    </w:rPr>
  </w:style>
  <w:style w:type="character" w:styleId="HTML9">
    <w:name w:val="HTML Variable"/>
    <w:basedOn w:val="a3"/>
    <w:uiPriority w:val="99"/>
    <w:semiHidden/>
    <w:unhideWhenUsed/>
    <w:rsid w:val="00E53FBC"/>
    <w:rPr>
      <w:rFonts w:ascii="Arial" w:hAnsi="Arial" w:cs="Arial"/>
      <w:i/>
      <w:iCs/>
    </w:rPr>
  </w:style>
  <w:style w:type="character" w:styleId="HTMLa">
    <w:name w:val="HTML Acronym"/>
    <w:basedOn w:val="a3"/>
    <w:uiPriority w:val="99"/>
    <w:semiHidden/>
    <w:unhideWhenUsed/>
    <w:rsid w:val="00E53FBC"/>
    <w:rPr>
      <w:rFonts w:ascii="Arial" w:hAnsi="Arial" w:cs="Arial"/>
    </w:rPr>
  </w:style>
  <w:style w:type="table" w:styleId="11">
    <w:name w:val="Grid Table 1 Light"/>
    <w:basedOn w:val="a4"/>
    <w:uiPriority w:val="46"/>
    <w:rsid w:val="00E53FB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4"/>
    <w:uiPriority w:val="46"/>
    <w:rsid w:val="00E53FBC"/>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1-2">
    <w:name w:val="Grid Table 1 Light Accent 2"/>
    <w:basedOn w:val="a4"/>
    <w:uiPriority w:val="46"/>
    <w:rsid w:val="00E53FBC"/>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1-3">
    <w:name w:val="Grid Table 1 Light Accent 3"/>
    <w:basedOn w:val="a4"/>
    <w:uiPriority w:val="46"/>
    <w:rsid w:val="00E53FBC"/>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1-4">
    <w:name w:val="Grid Table 1 Light Accent 4"/>
    <w:basedOn w:val="a4"/>
    <w:uiPriority w:val="46"/>
    <w:rsid w:val="00E53FBC"/>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1-5">
    <w:name w:val="Grid Table 1 Light Accent 5"/>
    <w:basedOn w:val="a4"/>
    <w:uiPriority w:val="46"/>
    <w:rsid w:val="00E53FBC"/>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1-6">
    <w:name w:val="Grid Table 1 Light Accent 6"/>
    <w:basedOn w:val="a4"/>
    <w:uiPriority w:val="46"/>
    <w:rsid w:val="00E53FBC"/>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23">
    <w:name w:val="Grid Table 2"/>
    <w:basedOn w:val="a4"/>
    <w:uiPriority w:val="47"/>
    <w:rsid w:val="00E53FB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
    <w:name w:val="Grid Table 2 Accent 1"/>
    <w:basedOn w:val="a4"/>
    <w:uiPriority w:val="47"/>
    <w:rsid w:val="00E53FBC"/>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
    <w:name w:val="Grid Table 2 Accent 2"/>
    <w:basedOn w:val="a4"/>
    <w:uiPriority w:val="47"/>
    <w:rsid w:val="00E53FBC"/>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
    <w:name w:val="Grid Table 2 Accent 3"/>
    <w:basedOn w:val="a4"/>
    <w:uiPriority w:val="47"/>
    <w:rsid w:val="00E53FBC"/>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
    <w:name w:val="Grid Table 2 Accent 4"/>
    <w:basedOn w:val="a4"/>
    <w:uiPriority w:val="47"/>
    <w:rsid w:val="00E53FBC"/>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
    <w:name w:val="Grid Table 2 Accent 5"/>
    <w:basedOn w:val="a4"/>
    <w:uiPriority w:val="47"/>
    <w:rsid w:val="00E53FBC"/>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
    <w:name w:val="Grid Table 2 Accent 6"/>
    <w:basedOn w:val="a4"/>
    <w:uiPriority w:val="47"/>
    <w:rsid w:val="00E53FBC"/>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3">
    <w:name w:val="Grid Table 3"/>
    <w:basedOn w:val="a4"/>
    <w:uiPriority w:val="48"/>
    <w:rsid w:val="00E53F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
    <w:name w:val="Grid Table 3 Accent 1"/>
    <w:basedOn w:val="a4"/>
    <w:uiPriority w:val="48"/>
    <w:rsid w:val="00E53FB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3-2">
    <w:name w:val="Grid Table 3 Accent 2"/>
    <w:basedOn w:val="a4"/>
    <w:uiPriority w:val="48"/>
    <w:rsid w:val="00E53FB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3-3">
    <w:name w:val="Grid Table 3 Accent 3"/>
    <w:basedOn w:val="a4"/>
    <w:uiPriority w:val="48"/>
    <w:rsid w:val="00E53FB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3-4">
    <w:name w:val="Grid Table 3 Accent 4"/>
    <w:basedOn w:val="a4"/>
    <w:uiPriority w:val="48"/>
    <w:rsid w:val="00E53FB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3-5">
    <w:name w:val="Grid Table 3 Accent 5"/>
    <w:basedOn w:val="a4"/>
    <w:uiPriority w:val="48"/>
    <w:rsid w:val="00E53FB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3-6">
    <w:name w:val="Grid Table 3 Accent 6"/>
    <w:basedOn w:val="a4"/>
    <w:uiPriority w:val="48"/>
    <w:rsid w:val="00E53FB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42">
    <w:name w:val="Grid Table 4"/>
    <w:basedOn w:val="a4"/>
    <w:uiPriority w:val="49"/>
    <w:rsid w:val="00E53F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Grid Table 4 Accent 1"/>
    <w:basedOn w:val="a4"/>
    <w:uiPriority w:val="49"/>
    <w:rsid w:val="00E53FB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
    <w:name w:val="Grid Table 4 Accent 2"/>
    <w:basedOn w:val="a4"/>
    <w:uiPriority w:val="49"/>
    <w:rsid w:val="00E53FB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
    <w:name w:val="Grid Table 4 Accent 3"/>
    <w:basedOn w:val="a4"/>
    <w:uiPriority w:val="49"/>
    <w:rsid w:val="00E53FB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
    <w:name w:val="Grid Table 4 Accent 4"/>
    <w:basedOn w:val="a4"/>
    <w:uiPriority w:val="49"/>
    <w:rsid w:val="00E53FB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
    <w:name w:val="Grid Table 4 Accent 5"/>
    <w:basedOn w:val="a4"/>
    <w:uiPriority w:val="49"/>
    <w:rsid w:val="00E53FB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
    <w:name w:val="Grid Table 4 Accent 6"/>
    <w:basedOn w:val="a4"/>
    <w:uiPriority w:val="49"/>
    <w:rsid w:val="00E53FB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2">
    <w:name w:val="Grid Table 5 Dark"/>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
    <w:name w:val="Grid Table 5 Dark Accent 1"/>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5-2">
    <w:name w:val="Grid Table 5 Dark Accent 2"/>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5-3">
    <w:name w:val="Grid Table 5 Dark Accent 3"/>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5-4">
    <w:name w:val="Grid Table 5 Dark Accent 4"/>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5-5">
    <w:name w:val="Grid Table 5 Dark Accent 5"/>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5-6">
    <w:name w:val="Grid Table 5 Dark Accent 6"/>
    <w:basedOn w:val="a4"/>
    <w:uiPriority w:val="50"/>
    <w:rsid w:val="00E53FB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60">
    <w:name w:val="Grid Table 6 Colorful"/>
    <w:basedOn w:val="a4"/>
    <w:uiPriority w:val="51"/>
    <w:rsid w:val="00E53F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Grid Table 6 Colorful Accent 1"/>
    <w:basedOn w:val="a4"/>
    <w:uiPriority w:val="51"/>
    <w:rsid w:val="00E53FB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
    <w:name w:val="Grid Table 6 Colorful Accent 2"/>
    <w:basedOn w:val="a4"/>
    <w:uiPriority w:val="51"/>
    <w:rsid w:val="00E53FBC"/>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
    <w:name w:val="Grid Table 6 Colorful Accent 3"/>
    <w:basedOn w:val="a4"/>
    <w:uiPriority w:val="51"/>
    <w:rsid w:val="00E53FBC"/>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
    <w:name w:val="Grid Table 6 Colorful Accent 4"/>
    <w:basedOn w:val="a4"/>
    <w:uiPriority w:val="51"/>
    <w:rsid w:val="00E53FB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
    <w:name w:val="Grid Table 6 Colorful Accent 5"/>
    <w:basedOn w:val="a4"/>
    <w:uiPriority w:val="51"/>
    <w:rsid w:val="00E53FB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
    <w:name w:val="Grid Table 6 Colorful Accent 6"/>
    <w:basedOn w:val="a4"/>
    <w:uiPriority w:val="51"/>
    <w:rsid w:val="00E53FBC"/>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1">
    <w:name w:val="Grid Table 7 Colorful"/>
    <w:basedOn w:val="a4"/>
    <w:uiPriority w:val="52"/>
    <w:rsid w:val="00E53FB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
    <w:name w:val="Grid Table 7 Colorful Accent 1"/>
    <w:basedOn w:val="a4"/>
    <w:uiPriority w:val="52"/>
    <w:rsid w:val="00E53FBC"/>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7-2">
    <w:name w:val="Grid Table 7 Colorful Accent 2"/>
    <w:basedOn w:val="a4"/>
    <w:uiPriority w:val="52"/>
    <w:rsid w:val="00E53FBC"/>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7-3">
    <w:name w:val="Grid Table 7 Colorful Accent 3"/>
    <w:basedOn w:val="a4"/>
    <w:uiPriority w:val="52"/>
    <w:rsid w:val="00E53FBC"/>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7-4">
    <w:name w:val="Grid Table 7 Colorful Accent 4"/>
    <w:basedOn w:val="a4"/>
    <w:uiPriority w:val="52"/>
    <w:rsid w:val="00E53FBC"/>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7-5">
    <w:name w:val="Grid Table 7 Colorful Accent 5"/>
    <w:basedOn w:val="a4"/>
    <w:uiPriority w:val="52"/>
    <w:rsid w:val="00E53FBC"/>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7-6">
    <w:name w:val="Grid Table 7 Colorful Accent 6"/>
    <w:basedOn w:val="a4"/>
    <w:uiPriority w:val="52"/>
    <w:rsid w:val="00E53FBC"/>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af9">
    <w:name w:val="annotation reference"/>
    <w:basedOn w:val="a3"/>
    <w:uiPriority w:val="99"/>
    <w:semiHidden/>
    <w:unhideWhenUsed/>
    <w:rsid w:val="00E53FBC"/>
    <w:rPr>
      <w:rFonts w:ascii="Arial" w:hAnsi="Arial" w:cs="Arial"/>
      <w:sz w:val="18"/>
      <w:szCs w:val="18"/>
    </w:rPr>
  </w:style>
  <w:style w:type="paragraph" w:styleId="afa">
    <w:name w:val="annotation text"/>
    <w:basedOn w:val="a2"/>
    <w:link w:val="afb"/>
    <w:uiPriority w:val="99"/>
    <w:semiHidden/>
    <w:unhideWhenUsed/>
    <w:rsid w:val="00E53FBC"/>
  </w:style>
  <w:style w:type="character" w:customStyle="1" w:styleId="afb">
    <w:name w:val="コメント文字列 (文字)"/>
    <w:basedOn w:val="a3"/>
    <w:link w:val="afa"/>
    <w:uiPriority w:val="99"/>
    <w:semiHidden/>
    <w:rsid w:val="00E53FBC"/>
    <w:rPr>
      <w:rFonts w:ascii="Arial" w:hAnsi="Arial" w:cs="Arial"/>
    </w:rPr>
  </w:style>
  <w:style w:type="paragraph" w:styleId="afc">
    <w:name w:val="annotation subject"/>
    <w:basedOn w:val="afa"/>
    <w:next w:val="afa"/>
    <w:link w:val="afd"/>
    <w:uiPriority w:val="99"/>
    <w:semiHidden/>
    <w:unhideWhenUsed/>
    <w:rsid w:val="00E53FBC"/>
    <w:rPr>
      <w:b/>
      <w:bCs/>
    </w:rPr>
  </w:style>
  <w:style w:type="character" w:customStyle="1" w:styleId="afd">
    <w:name w:val="コメント内容 (文字)"/>
    <w:basedOn w:val="afb"/>
    <w:link w:val="afc"/>
    <w:uiPriority w:val="99"/>
    <w:semiHidden/>
    <w:rsid w:val="00E53FBC"/>
    <w:rPr>
      <w:rFonts w:ascii="Arial" w:hAnsi="Arial" w:cs="Arial"/>
      <w:b/>
      <w:bCs/>
    </w:rPr>
  </w:style>
  <w:style w:type="character" w:styleId="afe">
    <w:name w:val="Smart Hyperlink"/>
    <w:basedOn w:val="a3"/>
    <w:uiPriority w:val="99"/>
    <w:semiHidden/>
    <w:unhideWhenUsed/>
    <w:rsid w:val="00E53FBC"/>
    <w:rPr>
      <w:rFonts w:ascii="Arial" w:hAnsi="Arial" w:cs="Arial"/>
      <w:u w:val="dotted"/>
    </w:rPr>
  </w:style>
  <w:style w:type="character" w:styleId="aff">
    <w:name w:val="Smart Link"/>
    <w:basedOn w:val="a3"/>
    <w:uiPriority w:val="99"/>
    <w:semiHidden/>
    <w:unhideWhenUsed/>
    <w:rsid w:val="00E53FBC"/>
    <w:rPr>
      <w:rFonts w:ascii="Arial" w:hAnsi="Arial" w:cs="Arial"/>
      <w:color w:val="0000FF"/>
      <w:u w:val="single"/>
      <w:shd w:val="clear" w:color="auto" w:fill="F3F2F1"/>
    </w:rPr>
  </w:style>
  <w:style w:type="character" w:styleId="aff0">
    <w:name w:val="Hashtag"/>
    <w:basedOn w:val="a3"/>
    <w:uiPriority w:val="99"/>
    <w:semiHidden/>
    <w:unhideWhenUsed/>
    <w:rsid w:val="00E53FBC"/>
    <w:rPr>
      <w:rFonts w:ascii="Arial" w:hAnsi="Arial" w:cs="Arial"/>
      <w:color w:val="2B579A"/>
      <w:shd w:val="clear" w:color="auto" w:fill="E1DFDD"/>
    </w:rPr>
  </w:style>
  <w:style w:type="paragraph" w:styleId="aff1">
    <w:name w:val="Block Text"/>
    <w:basedOn w:val="a2"/>
    <w:uiPriority w:val="99"/>
    <w:semiHidden/>
    <w:unhideWhenUsed/>
    <w:rsid w:val="00E53FBC"/>
    <w:pPr>
      <w:ind w:leftChars="700" w:left="1440" w:rightChars="700" w:right="1440"/>
    </w:pPr>
  </w:style>
  <w:style w:type="paragraph" w:styleId="aff2">
    <w:name w:val="macro"/>
    <w:link w:val="aff3"/>
    <w:uiPriority w:val="99"/>
    <w:semiHidden/>
    <w:unhideWhenUsed/>
    <w:rsid w:val="00E53FBC"/>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Arial" w:eastAsia="ＭＳ 明朝" w:hAnsi="Arial" w:cs="Arial"/>
      <w:sz w:val="18"/>
      <w:szCs w:val="18"/>
    </w:rPr>
  </w:style>
  <w:style w:type="character" w:customStyle="1" w:styleId="aff3">
    <w:name w:val="マクロ文字列 (文字)"/>
    <w:basedOn w:val="a3"/>
    <w:link w:val="aff2"/>
    <w:uiPriority w:val="99"/>
    <w:semiHidden/>
    <w:rsid w:val="00E53FBC"/>
    <w:rPr>
      <w:rFonts w:ascii="Arial" w:eastAsia="ＭＳ 明朝" w:hAnsi="Arial" w:cs="Arial"/>
      <w:sz w:val="18"/>
      <w:szCs w:val="18"/>
    </w:rPr>
  </w:style>
  <w:style w:type="paragraph" w:styleId="aff4">
    <w:name w:val="Message Header"/>
    <w:basedOn w:val="a2"/>
    <w:link w:val="aff5"/>
    <w:uiPriority w:val="99"/>
    <w:semiHidden/>
    <w:unhideWhenUsed/>
    <w:rsid w:val="00E53FBC"/>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eastAsiaTheme="majorEastAsia"/>
    </w:rPr>
  </w:style>
  <w:style w:type="character" w:customStyle="1" w:styleId="aff5">
    <w:name w:val="メッセージ見出し (文字)"/>
    <w:basedOn w:val="a3"/>
    <w:link w:val="aff4"/>
    <w:uiPriority w:val="99"/>
    <w:semiHidden/>
    <w:rsid w:val="00E53FBC"/>
    <w:rPr>
      <w:rFonts w:ascii="Arial" w:eastAsiaTheme="majorEastAsia" w:hAnsi="Arial" w:cs="Arial"/>
      <w:shd w:val="pct20" w:color="auto" w:fill="auto"/>
    </w:rPr>
  </w:style>
  <w:style w:type="character" w:styleId="aff6">
    <w:name w:val="Mention"/>
    <w:basedOn w:val="a3"/>
    <w:uiPriority w:val="99"/>
    <w:semiHidden/>
    <w:unhideWhenUsed/>
    <w:rsid w:val="00E53FBC"/>
    <w:rPr>
      <w:rFonts w:ascii="Arial" w:hAnsi="Arial" w:cs="Arial"/>
      <w:color w:val="2B579A"/>
      <w:shd w:val="clear" w:color="auto" w:fill="E1DFDD"/>
    </w:rPr>
  </w:style>
  <w:style w:type="paragraph" w:styleId="aff7">
    <w:name w:val="Salutation"/>
    <w:basedOn w:val="a2"/>
    <w:next w:val="a2"/>
    <w:link w:val="aff8"/>
    <w:uiPriority w:val="99"/>
    <w:semiHidden/>
    <w:unhideWhenUsed/>
    <w:rsid w:val="00E53FBC"/>
  </w:style>
  <w:style w:type="character" w:customStyle="1" w:styleId="aff8">
    <w:name w:val="挨拶文 (文字)"/>
    <w:basedOn w:val="a3"/>
    <w:link w:val="aff7"/>
    <w:uiPriority w:val="99"/>
    <w:semiHidden/>
    <w:rsid w:val="00E53FBC"/>
    <w:rPr>
      <w:rFonts w:ascii="Arial" w:hAnsi="Arial" w:cs="Arial"/>
    </w:rPr>
  </w:style>
  <w:style w:type="paragraph" w:styleId="aff9">
    <w:name w:val="envelope address"/>
    <w:basedOn w:val="a2"/>
    <w:uiPriority w:val="99"/>
    <w:semiHidden/>
    <w:unhideWhenUsed/>
    <w:rsid w:val="00E53FBC"/>
    <w:pPr>
      <w:framePr w:w="6804" w:h="2268" w:hRule="exact" w:hSpace="142" w:wrap="auto" w:hAnchor="page" w:xAlign="center" w:yAlign="bottom"/>
      <w:snapToGrid w:val="0"/>
      <w:ind w:leftChars="1400" w:left="100"/>
    </w:pPr>
    <w:rPr>
      <w:rFonts w:eastAsiaTheme="majorEastAsia"/>
    </w:rPr>
  </w:style>
  <w:style w:type="paragraph" w:styleId="affa">
    <w:name w:val="List"/>
    <w:basedOn w:val="a2"/>
    <w:uiPriority w:val="99"/>
    <w:semiHidden/>
    <w:unhideWhenUsed/>
    <w:rsid w:val="00E53FBC"/>
    <w:pPr>
      <w:ind w:left="200" w:hangingChars="200" w:hanging="200"/>
      <w:contextualSpacing/>
    </w:pPr>
  </w:style>
  <w:style w:type="table" w:styleId="12">
    <w:name w:val="List Table 1 Light"/>
    <w:basedOn w:val="a4"/>
    <w:uiPriority w:val="46"/>
    <w:rsid w:val="00E53FB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0">
    <w:name w:val="List Table 1 Light Accent 1"/>
    <w:basedOn w:val="a4"/>
    <w:uiPriority w:val="46"/>
    <w:rsid w:val="00E53FBC"/>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1-20">
    <w:name w:val="List Table 1 Light Accent 2"/>
    <w:basedOn w:val="a4"/>
    <w:uiPriority w:val="46"/>
    <w:rsid w:val="00E53FBC"/>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1-30">
    <w:name w:val="List Table 1 Light Accent 3"/>
    <w:basedOn w:val="a4"/>
    <w:uiPriority w:val="46"/>
    <w:rsid w:val="00E53FBC"/>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1-40">
    <w:name w:val="List Table 1 Light Accent 4"/>
    <w:basedOn w:val="a4"/>
    <w:uiPriority w:val="46"/>
    <w:rsid w:val="00E53FBC"/>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1-50">
    <w:name w:val="List Table 1 Light Accent 5"/>
    <w:basedOn w:val="a4"/>
    <w:uiPriority w:val="46"/>
    <w:rsid w:val="00E53FBC"/>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1-60">
    <w:name w:val="List Table 1 Light Accent 6"/>
    <w:basedOn w:val="a4"/>
    <w:uiPriority w:val="46"/>
    <w:rsid w:val="00E53FBC"/>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24">
    <w:name w:val="List Table 2"/>
    <w:basedOn w:val="a4"/>
    <w:uiPriority w:val="47"/>
    <w:rsid w:val="00E53FB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0">
    <w:name w:val="List Table 2 Accent 1"/>
    <w:basedOn w:val="a4"/>
    <w:uiPriority w:val="47"/>
    <w:rsid w:val="00E53FBC"/>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2-20">
    <w:name w:val="List Table 2 Accent 2"/>
    <w:basedOn w:val="a4"/>
    <w:uiPriority w:val="47"/>
    <w:rsid w:val="00E53FBC"/>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2-30">
    <w:name w:val="List Table 2 Accent 3"/>
    <w:basedOn w:val="a4"/>
    <w:uiPriority w:val="47"/>
    <w:rsid w:val="00E53FBC"/>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2-40">
    <w:name w:val="List Table 2 Accent 4"/>
    <w:basedOn w:val="a4"/>
    <w:uiPriority w:val="47"/>
    <w:rsid w:val="00E53FBC"/>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2-50">
    <w:name w:val="List Table 2 Accent 5"/>
    <w:basedOn w:val="a4"/>
    <w:uiPriority w:val="47"/>
    <w:rsid w:val="00E53FBC"/>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2-60">
    <w:name w:val="List Table 2 Accent 6"/>
    <w:basedOn w:val="a4"/>
    <w:uiPriority w:val="47"/>
    <w:rsid w:val="00E53FBC"/>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34">
    <w:name w:val="List Table 3"/>
    <w:basedOn w:val="a4"/>
    <w:uiPriority w:val="48"/>
    <w:rsid w:val="00E53FB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E53FBC"/>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3-20">
    <w:name w:val="List Table 3 Accent 2"/>
    <w:basedOn w:val="a4"/>
    <w:uiPriority w:val="48"/>
    <w:rsid w:val="00E53FBC"/>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3-30">
    <w:name w:val="List Table 3 Accent 3"/>
    <w:basedOn w:val="a4"/>
    <w:uiPriority w:val="48"/>
    <w:rsid w:val="00E53FBC"/>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3-40">
    <w:name w:val="List Table 3 Accent 4"/>
    <w:basedOn w:val="a4"/>
    <w:uiPriority w:val="48"/>
    <w:rsid w:val="00E53FBC"/>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3-50">
    <w:name w:val="List Table 3 Accent 5"/>
    <w:basedOn w:val="a4"/>
    <w:uiPriority w:val="48"/>
    <w:rsid w:val="00E53FBC"/>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3-60">
    <w:name w:val="List Table 3 Accent 6"/>
    <w:basedOn w:val="a4"/>
    <w:uiPriority w:val="48"/>
    <w:rsid w:val="00E53FBC"/>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43">
    <w:name w:val="List Table 4"/>
    <w:basedOn w:val="a4"/>
    <w:uiPriority w:val="49"/>
    <w:rsid w:val="00E53F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List Table 4 Accent 1"/>
    <w:basedOn w:val="a4"/>
    <w:uiPriority w:val="49"/>
    <w:rsid w:val="00E53FBC"/>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20">
    <w:name w:val="List Table 4 Accent 2"/>
    <w:basedOn w:val="a4"/>
    <w:uiPriority w:val="49"/>
    <w:rsid w:val="00E53FBC"/>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4-30">
    <w:name w:val="List Table 4 Accent 3"/>
    <w:basedOn w:val="a4"/>
    <w:uiPriority w:val="49"/>
    <w:rsid w:val="00E53FBC"/>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4-40">
    <w:name w:val="List Table 4 Accent 4"/>
    <w:basedOn w:val="a4"/>
    <w:uiPriority w:val="49"/>
    <w:rsid w:val="00E53FB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4-50">
    <w:name w:val="List Table 4 Accent 5"/>
    <w:basedOn w:val="a4"/>
    <w:uiPriority w:val="49"/>
    <w:rsid w:val="00E53FBC"/>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4-60">
    <w:name w:val="List Table 4 Accent 6"/>
    <w:basedOn w:val="a4"/>
    <w:uiPriority w:val="49"/>
    <w:rsid w:val="00E53FBC"/>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53">
    <w:name w:val="List Table 5 Dark"/>
    <w:basedOn w:val="a4"/>
    <w:uiPriority w:val="50"/>
    <w:rsid w:val="00E53FB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0">
    <w:name w:val="List Table 5 Dark Accent 1"/>
    <w:basedOn w:val="a4"/>
    <w:uiPriority w:val="50"/>
    <w:rsid w:val="00E53FBC"/>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0">
    <w:name w:val="List Table 5 Dark Accent 2"/>
    <w:basedOn w:val="a4"/>
    <w:uiPriority w:val="50"/>
    <w:rsid w:val="00E53FBC"/>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0">
    <w:name w:val="List Table 5 Dark Accent 3"/>
    <w:basedOn w:val="a4"/>
    <w:uiPriority w:val="50"/>
    <w:rsid w:val="00E53FBC"/>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0">
    <w:name w:val="List Table 5 Dark Accent 4"/>
    <w:basedOn w:val="a4"/>
    <w:uiPriority w:val="50"/>
    <w:rsid w:val="00E53FBC"/>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0">
    <w:name w:val="List Table 5 Dark Accent 5"/>
    <w:basedOn w:val="a4"/>
    <w:uiPriority w:val="50"/>
    <w:rsid w:val="00E53FBC"/>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0">
    <w:name w:val="List Table 5 Dark Accent 6"/>
    <w:basedOn w:val="a4"/>
    <w:uiPriority w:val="50"/>
    <w:rsid w:val="00E53FBC"/>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1">
    <w:name w:val="List Table 6 Colorful"/>
    <w:basedOn w:val="a4"/>
    <w:uiPriority w:val="51"/>
    <w:rsid w:val="00E53FB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List Table 6 Colorful Accent 1"/>
    <w:basedOn w:val="a4"/>
    <w:uiPriority w:val="51"/>
    <w:rsid w:val="00E53FBC"/>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6-20">
    <w:name w:val="List Table 6 Colorful Accent 2"/>
    <w:basedOn w:val="a4"/>
    <w:uiPriority w:val="51"/>
    <w:rsid w:val="00E53FBC"/>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6-30">
    <w:name w:val="List Table 6 Colorful Accent 3"/>
    <w:basedOn w:val="a4"/>
    <w:uiPriority w:val="51"/>
    <w:rsid w:val="00E53FBC"/>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6-40">
    <w:name w:val="List Table 6 Colorful Accent 4"/>
    <w:basedOn w:val="a4"/>
    <w:uiPriority w:val="51"/>
    <w:rsid w:val="00E53FBC"/>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6-50">
    <w:name w:val="List Table 6 Colorful Accent 5"/>
    <w:basedOn w:val="a4"/>
    <w:uiPriority w:val="51"/>
    <w:rsid w:val="00E53FBC"/>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6-60">
    <w:name w:val="List Table 6 Colorful Accent 6"/>
    <w:basedOn w:val="a4"/>
    <w:uiPriority w:val="51"/>
    <w:rsid w:val="00E53FBC"/>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72">
    <w:name w:val="List Table 7 Colorful"/>
    <w:basedOn w:val="a4"/>
    <w:uiPriority w:val="52"/>
    <w:rsid w:val="00E53FB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0">
    <w:name w:val="List Table 7 Colorful Accent 1"/>
    <w:basedOn w:val="a4"/>
    <w:uiPriority w:val="52"/>
    <w:rsid w:val="00E53FBC"/>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0">
    <w:name w:val="List Table 7 Colorful Accent 2"/>
    <w:basedOn w:val="a4"/>
    <w:uiPriority w:val="52"/>
    <w:rsid w:val="00E53FBC"/>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0">
    <w:name w:val="List Table 7 Colorful Accent 3"/>
    <w:basedOn w:val="a4"/>
    <w:uiPriority w:val="52"/>
    <w:rsid w:val="00E53FBC"/>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0">
    <w:name w:val="List Table 7 Colorful Accent 4"/>
    <w:basedOn w:val="a4"/>
    <w:uiPriority w:val="52"/>
    <w:rsid w:val="00E53FBC"/>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0">
    <w:name w:val="List Table 7 Colorful Accent 5"/>
    <w:basedOn w:val="a4"/>
    <w:uiPriority w:val="52"/>
    <w:rsid w:val="00E53FBC"/>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0">
    <w:name w:val="List Table 7 Colorful Accent 6"/>
    <w:basedOn w:val="a4"/>
    <w:uiPriority w:val="52"/>
    <w:rsid w:val="00E53FBC"/>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25">
    <w:name w:val="List 2"/>
    <w:basedOn w:val="a2"/>
    <w:uiPriority w:val="99"/>
    <w:semiHidden/>
    <w:unhideWhenUsed/>
    <w:rsid w:val="00E53FBC"/>
    <w:pPr>
      <w:ind w:leftChars="200" w:left="100" w:hangingChars="200" w:hanging="200"/>
      <w:contextualSpacing/>
    </w:pPr>
  </w:style>
  <w:style w:type="paragraph" w:styleId="35">
    <w:name w:val="List 3"/>
    <w:basedOn w:val="a2"/>
    <w:uiPriority w:val="99"/>
    <w:semiHidden/>
    <w:unhideWhenUsed/>
    <w:rsid w:val="00E53FBC"/>
    <w:pPr>
      <w:ind w:leftChars="400" w:left="100" w:hangingChars="200" w:hanging="200"/>
      <w:contextualSpacing/>
    </w:pPr>
  </w:style>
  <w:style w:type="paragraph" w:styleId="44">
    <w:name w:val="List 4"/>
    <w:basedOn w:val="a2"/>
    <w:uiPriority w:val="99"/>
    <w:semiHidden/>
    <w:unhideWhenUsed/>
    <w:rsid w:val="00E53FBC"/>
    <w:pPr>
      <w:ind w:leftChars="600" w:left="100" w:hangingChars="200" w:hanging="200"/>
      <w:contextualSpacing/>
    </w:pPr>
  </w:style>
  <w:style w:type="paragraph" w:styleId="54">
    <w:name w:val="List 5"/>
    <w:basedOn w:val="a2"/>
    <w:uiPriority w:val="99"/>
    <w:semiHidden/>
    <w:unhideWhenUsed/>
    <w:rsid w:val="00E53FBC"/>
    <w:pPr>
      <w:ind w:leftChars="800" w:left="100" w:hangingChars="200" w:hanging="200"/>
      <w:contextualSpacing/>
    </w:pPr>
  </w:style>
  <w:style w:type="paragraph" w:styleId="affb">
    <w:name w:val="Quote"/>
    <w:basedOn w:val="a2"/>
    <w:next w:val="a2"/>
    <w:link w:val="affc"/>
    <w:uiPriority w:val="29"/>
    <w:qFormat/>
    <w:rsid w:val="00E53FBC"/>
    <w:pPr>
      <w:spacing w:before="200" w:after="160"/>
      <w:ind w:left="864" w:right="864"/>
      <w:jc w:val="center"/>
    </w:pPr>
    <w:rPr>
      <w:i/>
      <w:iCs/>
      <w:color w:val="404040" w:themeColor="text1" w:themeTint="BF"/>
    </w:rPr>
  </w:style>
  <w:style w:type="character" w:customStyle="1" w:styleId="affc">
    <w:name w:val="引用文 (文字)"/>
    <w:basedOn w:val="a3"/>
    <w:link w:val="affb"/>
    <w:uiPriority w:val="29"/>
    <w:rsid w:val="00E53FBC"/>
    <w:rPr>
      <w:rFonts w:ascii="Arial" w:hAnsi="Arial" w:cs="Arial"/>
      <w:i/>
      <w:iCs/>
      <w:color w:val="404040" w:themeColor="text1" w:themeTint="BF"/>
    </w:rPr>
  </w:style>
  <w:style w:type="paragraph" w:styleId="26">
    <w:name w:val="Intense Quote"/>
    <w:basedOn w:val="a2"/>
    <w:next w:val="a2"/>
    <w:link w:val="27"/>
    <w:uiPriority w:val="30"/>
    <w:qFormat/>
    <w:rsid w:val="00E53FBC"/>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27">
    <w:name w:val="引用文 2 (文字)"/>
    <w:basedOn w:val="a3"/>
    <w:link w:val="26"/>
    <w:uiPriority w:val="30"/>
    <w:rsid w:val="00E53FBC"/>
    <w:rPr>
      <w:rFonts w:ascii="Arial" w:hAnsi="Arial" w:cs="Arial"/>
      <w:i/>
      <w:iCs/>
      <w:color w:val="156082" w:themeColor="accent1"/>
    </w:rPr>
  </w:style>
  <w:style w:type="paragraph" w:styleId="affd">
    <w:name w:val="table of authorities"/>
    <w:basedOn w:val="a2"/>
    <w:next w:val="a2"/>
    <w:uiPriority w:val="99"/>
    <w:semiHidden/>
    <w:unhideWhenUsed/>
    <w:rsid w:val="00E53FBC"/>
    <w:pPr>
      <w:ind w:left="240" w:hangingChars="100" w:hanging="240"/>
    </w:pPr>
  </w:style>
  <w:style w:type="paragraph" w:styleId="affe">
    <w:name w:val="toa heading"/>
    <w:basedOn w:val="a2"/>
    <w:next w:val="a2"/>
    <w:uiPriority w:val="99"/>
    <w:semiHidden/>
    <w:unhideWhenUsed/>
    <w:rsid w:val="00E53FBC"/>
    <w:pPr>
      <w:spacing w:before="180"/>
    </w:pPr>
    <w:rPr>
      <w:rFonts w:eastAsiaTheme="majorEastAsia"/>
    </w:rPr>
  </w:style>
  <w:style w:type="paragraph" w:styleId="a0">
    <w:name w:val="List Bullet"/>
    <w:basedOn w:val="a2"/>
    <w:uiPriority w:val="99"/>
    <w:semiHidden/>
    <w:unhideWhenUsed/>
    <w:rsid w:val="00E53FBC"/>
    <w:pPr>
      <w:numPr>
        <w:numId w:val="9"/>
      </w:numPr>
      <w:contextualSpacing/>
    </w:pPr>
  </w:style>
  <w:style w:type="paragraph" w:styleId="20">
    <w:name w:val="List Bullet 2"/>
    <w:basedOn w:val="a2"/>
    <w:uiPriority w:val="99"/>
    <w:semiHidden/>
    <w:unhideWhenUsed/>
    <w:rsid w:val="00E53FBC"/>
    <w:pPr>
      <w:numPr>
        <w:numId w:val="10"/>
      </w:numPr>
      <w:contextualSpacing/>
    </w:pPr>
  </w:style>
  <w:style w:type="paragraph" w:styleId="30">
    <w:name w:val="List Bullet 3"/>
    <w:basedOn w:val="a2"/>
    <w:uiPriority w:val="99"/>
    <w:semiHidden/>
    <w:unhideWhenUsed/>
    <w:rsid w:val="00E53FBC"/>
    <w:pPr>
      <w:numPr>
        <w:numId w:val="11"/>
      </w:numPr>
      <w:contextualSpacing/>
    </w:pPr>
  </w:style>
  <w:style w:type="paragraph" w:styleId="40">
    <w:name w:val="List Bullet 4"/>
    <w:basedOn w:val="a2"/>
    <w:uiPriority w:val="99"/>
    <w:semiHidden/>
    <w:unhideWhenUsed/>
    <w:rsid w:val="00E53FBC"/>
    <w:pPr>
      <w:numPr>
        <w:numId w:val="12"/>
      </w:numPr>
      <w:contextualSpacing/>
    </w:pPr>
  </w:style>
  <w:style w:type="paragraph" w:styleId="50">
    <w:name w:val="List Bullet 5"/>
    <w:basedOn w:val="a2"/>
    <w:uiPriority w:val="99"/>
    <w:semiHidden/>
    <w:unhideWhenUsed/>
    <w:rsid w:val="00E53FBC"/>
    <w:pPr>
      <w:numPr>
        <w:numId w:val="13"/>
      </w:numPr>
      <w:contextualSpacing/>
    </w:pPr>
  </w:style>
  <w:style w:type="paragraph" w:styleId="afff">
    <w:name w:val="List Continue"/>
    <w:basedOn w:val="a2"/>
    <w:uiPriority w:val="99"/>
    <w:semiHidden/>
    <w:unhideWhenUsed/>
    <w:rsid w:val="00E53FBC"/>
    <w:pPr>
      <w:spacing w:after="180"/>
      <w:ind w:leftChars="200" w:left="425"/>
      <w:contextualSpacing/>
    </w:pPr>
  </w:style>
  <w:style w:type="paragraph" w:styleId="28">
    <w:name w:val="List Continue 2"/>
    <w:basedOn w:val="a2"/>
    <w:uiPriority w:val="99"/>
    <w:semiHidden/>
    <w:unhideWhenUsed/>
    <w:rsid w:val="00E53FBC"/>
    <w:pPr>
      <w:spacing w:after="180"/>
      <w:ind w:leftChars="400" w:left="850"/>
      <w:contextualSpacing/>
    </w:pPr>
  </w:style>
  <w:style w:type="paragraph" w:styleId="36">
    <w:name w:val="List Continue 3"/>
    <w:basedOn w:val="a2"/>
    <w:uiPriority w:val="99"/>
    <w:semiHidden/>
    <w:unhideWhenUsed/>
    <w:rsid w:val="00E53FBC"/>
    <w:pPr>
      <w:spacing w:after="180"/>
      <w:ind w:leftChars="600" w:left="1275"/>
      <w:contextualSpacing/>
    </w:pPr>
  </w:style>
  <w:style w:type="paragraph" w:styleId="45">
    <w:name w:val="List Continue 4"/>
    <w:basedOn w:val="a2"/>
    <w:uiPriority w:val="99"/>
    <w:semiHidden/>
    <w:unhideWhenUsed/>
    <w:rsid w:val="00E53FBC"/>
    <w:pPr>
      <w:spacing w:after="180"/>
      <w:ind w:leftChars="800" w:left="1700"/>
      <w:contextualSpacing/>
    </w:pPr>
  </w:style>
  <w:style w:type="paragraph" w:styleId="55">
    <w:name w:val="List Continue 5"/>
    <w:basedOn w:val="a2"/>
    <w:uiPriority w:val="99"/>
    <w:semiHidden/>
    <w:unhideWhenUsed/>
    <w:rsid w:val="00E53FBC"/>
    <w:pPr>
      <w:spacing w:after="180"/>
      <w:ind w:leftChars="1000" w:left="2125"/>
      <w:contextualSpacing/>
    </w:pPr>
  </w:style>
  <w:style w:type="paragraph" w:styleId="afff0">
    <w:name w:val="Note Heading"/>
    <w:basedOn w:val="a2"/>
    <w:next w:val="a2"/>
    <w:link w:val="afff1"/>
    <w:uiPriority w:val="99"/>
    <w:semiHidden/>
    <w:unhideWhenUsed/>
    <w:rsid w:val="00E53FBC"/>
    <w:pPr>
      <w:jc w:val="center"/>
    </w:pPr>
  </w:style>
  <w:style w:type="character" w:customStyle="1" w:styleId="afff1">
    <w:name w:val="記 (文字)"/>
    <w:basedOn w:val="a3"/>
    <w:link w:val="afff0"/>
    <w:uiPriority w:val="99"/>
    <w:semiHidden/>
    <w:rsid w:val="00E53FBC"/>
    <w:rPr>
      <w:rFonts w:ascii="Arial" w:hAnsi="Arial" w:cs="Arial"/>
    </w:rPr>
  </w:style>
  <w:style w:type="character" w:styleId="afff2">
    <w:name w:val="Emphasis"/>
    <w:basedOn w:val="a3"/>
    <w:uiPriority w:val="20"/>
    <w:qFormat/>
    <w:rsid w:val="00E53FBC"/>
    <w:rPr>
      <w:rFonts w:ascii="Arial" w:hAnsi="Arial" w:cs="Arial"/>
      <w:i/>
      <w:iCs/>
    </w:rPr>
  </w:style>
  <w:style w:type="character" w:styleId="29">
    <w:name w:val="Intense Emphasis"/>
    <w:basedOn w:val="a3"/>
    <w:uiPriority w:val="21"/>
    <w:qFormat/>
    <w:rsid w:val="00E53FBC"/>
    <w:rPr>
      <w:rFonts w:ascii="Arial" w:hAnsi="Arial" w:cs="Arial"/>
      <w:i/>
      <w:iCs/>
      <w:color w:val="156082" w:themeColor="accent1"/>
    </w:rPr>
  </w:style>
  <w:style w:type="character" w:styleId="afff3">
    <w:name w:val="Strong"/>
    <w:basedOn w:val="a3"/>
    <w:uiPriority w:val="22"/>
    <w:qFormat/>
    <w:rsid w:val="00E53FBC"/>
    <w:rPr>
      <w:rFonts w:ascii="Arial" w:hAnsi="Arial" w:cs="Arial"/>
      <w:b/>
      <w:bCs/>
    </w:rPr>
  </w:style>
  <w:style w:type="paragraph" w:styleId="afff4">
    <w:name w:val="Closing"/>
    <w:basedOn w:val="a2"/>
    <w:link w:val="afff5"/>
    <w:uiPriority w:val="99"/>
    <w:semiHidden/>
    <w:unhideWhenUsed/>
    <w:rsid w:val="00E53FBC"/>
    <w:pPr>
      <w:jc w:val="right"/>
    </w:pPr>
  </w:style>
  <w:style w:type="character" w:customStyle="1" w:styleId="afff5">
    <w:name w:val="結語 (文字)"/>
    <w:basedOn w:val="a3"/>
    <w:link w:val="afff4"/>
    <w:uiPriority w:val="99"/>
    <w:semiHidden/>
    <w:rsid w:val="00E53FBC"/>
    <w:rPr>
      <w:rFonts w:ascii="Arial" w:hAnsi="Arial" w:cs="Arial"/>
    </w:rPr>
  </w:style>
  <w:style w:type="character" w:customStyle="1" w:styleId="70">
    <w:name w:val="見出し 7 (文字)"/>
    <w:basedOn w:val="a3"/>
    <w:link w:val="7"/>
    <w:uiPriority w:val="9"/>
    <w:semiHidden/>
    <w:rsid w:val="00E53FBC"/>
    <w:rPr>
      <w:rFonts w:ascii="Arial" w:hAnsi="Arial" w:cs="Arial"/>
    </w:rPr>
  </w:style>
  <w:style w:type="character" w:customStyle="1" w:styleId="80">
    <w:name w:val="見出し 8 (文字)"/>
    <w:basedOn w:val="a3"/>
    <w:link w:val="8"/>
    <w:uiPriority w:val="9"/>
    <w:semiHidden/>
    <w:rsid w:val="00E53FBC"/>
    <w:rPr>
      <w:rFonts w:ascii="Arial" w:hAnsi="Arial" w:cs="Arial"/>
    </w:rPr>
  </w:style>
  <w:style w:type="character" w:customStyle="1" w:styleId="90">
    <w:name w:val="見出し 9 (文字)"/>
    <w:basedOn w:val="a3"/>
    <w:link w:val="9"/>
    <w:uiPriority w:val="9"/>
    <w:semiHidden/>
    <w:rsid w:val="00E53FBC"/>
    <w:rPr>
      <w:rFonts w:ascii="Arial" w:hAnsi="Arial" w:cs="Arial"/>
    </w:rPr>
  </w:style>
  <w:style w:type="paragraph" w:styleId="afff6">
    <w:name w:val="Document Map"/>
    <w:basedOn w:val="a2"/>
    <w:link w:val="afff7"/>
    <w:uiPriority w:val="99"/>
    <w:semiHidden/>
    <w:unhideWhenUsed/>
    <w:rsid w:val="00E53FBC"/>
    <w:rPr>
      <w:sz w:val="26"/>
      <w:szCs w:val="26"/>
    </w:rPr>
  </w:style>
  <w:style w:type="character" w:customStyle="1" w:styleId="afff7">
    <w:name w:val="見出しマップ (文字)"/>
    <w:basedOn w:val="a3"/>
    <w:link w:val="afff6"/>
    <w:uiPriority w:val="99"/>
    <w:semiHidden/>
    <w:rsid w:val="00E53FBC"/>
    <w:rPr>
      <w:rFonts w:ascii="Arial" w:hAnsi="Arial" w:cs="Arial"/>
      <w:sz w:val="26"/>
      <w:szCs w:val="26"/>
    </w:rPr>
  </w:style>
  <w:style w:type="paragraph" w:styleId="afff8">
    <w:name w:val="No Spacing"/>
    <w:uiPriority w:val="1"/>
    <w:qFormat/>
    <w:rsid w:val="00E53FBC"/>
    <w:pPr>
      <w:widowControl w:val="0"/>
    </w:pPr>
    <w:rPr>
      <w:rFonts w:ascii="Arial" w:hAnsi="Arial" w:cs="Arial"/>
    </w:rPr>
  </w:style>
  <w:style w:type="character" w:styleId="afff9">
    <w:name w:val="line number"/>
    <w:basedOn w:val="a3"/>
    <w:uiPriority w:val="99"/>
    <w:semiHidden/>
    <w:unhideWhenUsed/>
    <w:rsid w:val="00E53FBC"/>
    <w:rPr>
      <w:rFonts w:ascii="Arial" w:hAnsi="Arial" w:cs="Arial"/>
    </w:rPr>
  </w:style>
  <w:style w:type="paragraph" w:styleId="afffa">
    <w:name w:val="envelope return"/>
    <w:basedOn w:val="a2"/>
    <w:uiPriority w:val="99"/>
    <w:semiHidden/>
    <w:unhideWhenUsed/>
    <w:rsid w:val="00E53FBC"/>
    <w:pPr>
      <w:snapToGrid w:val="0"/>
    </w:pPr>
    <w:rPr>
      <w:rFonts w:eastAsiaTheme="majorEastAsia"/>
    </w:rPr>
  </w:style>
  <w:style w:type="paragraph" w:styleId="13">
    <w:name w:val="index 1"/>
    <w:basedOn w:val="a2"/>
    <w:next w:val="a2"/>
    <w:autoRedefine/>
    <w:uiPriority w:val="99"/>
    <w:semiHidden/>
    <w:unhideWhenUsed/>
    <w:rsid w:val="00E53FBC"/>
    <w:pPr>
      <w:ind w:left="240" w:hangingChars="100" w:hanging="240"/>
    </w:pPr>
  </w:style>
  <w:style w:type="paragraph" w:styleId="2a">
    <w:name w:val="index 2"/>
    <w:basedOn w:val="a2"/>
    <w:next w:val="a2"/>
    <w:autoRedefine/>
    <w:uiPriority w:val="99"/>
    <w:semiHidden/>
    <w:unhideWhenUsed/>
    <w:rsid w:val="00E53FBC"/>
    <w:pPr>
      <w:ind w:leftChars="100" w:left="100" w:hangingChars="100" w:hanging="240"/>
    </w:pPr>
  </w:style>
  <w:style w:type="paragraph" w:styleId="37">
    <w:name w:val="index 3"/>
    <w:basedOn w:val="a2"/>
    <w:next w:val="a2"/>
    <w:autoRedefine/>
    <w:uiPriority w:val="99"/>
    <w:semiHidden/>
    <w:unhideWhenUsed/>
    <w:rsid w:val="00E53FBC"/>
    <w:pPr>
      <w:ind w:leftChars="200" w:left="200" w:hangingChars="100" w:hanging="240"/>
    </w:pPr>
  </w:style>
  <w:style w:type="paragraph" w:styleId="46">
    <w:name w:val="index 4"/>
    <w:basedOn w:val="a2"/>
    <w:next w:val="a2"/>
    <w:autoRedefine/>
    <w:uiPriority w:val="99"/>
    <w:semiHidden/>
    <w:unhideWhenUsed/>
    <w:rsid w:val="00E53FBC"/>
    <w:pPr>
      <w:ind w:leftChars="300" w:left="300" w:hangingChars="100" w:hanging="240"/>
    </w:pPr>
  </w:style>
  <w:style w:type="paragraph" w:styleId="56">
    <w:name w:val="index 5"/>
    <w:basedOn w:val="a2"/>
    <w:next w:val="a2"/>
    <w:autoRedefine/>
    <w:uiPriority w:val="99"/>
    <w:semiHidden/>
    <w:unhideWhenUsed/>
    <w:rsid w:val="00E53FBC"/>
    <w:pPr>
      <w:ind w:leftChars="400" w:left="400" w:hangingChars="100" w:hanging="240"/>
    </w:pPr>
  </w:style>
  <w:style w:type="paragraph" w:styleId="62">
    <w:name w:val="index 6"/>
    <w:basedOn w:val="a2"/>
    <w:next w:val="a2"/>
    <w:autoRedefine/>
    <w:uiPriority w:val="99"/>
    <w:semiHidden/>
    <w:unhideWhenUsed/>
    <w:rsid w:val="00E53FBC"/>
    <w:pPr>
      <w:ind w:leftChars="500" w:left="500" w:hangingChars="100" w:hanging="240"/>
    </w:pPr>
  </w:style>
  <w:style w:type="paragraph" w:styleId="73">
    <w:name w:val="index 7"/>
    <w:basedOn w:val="a2"/>
    <w:next w:val="a2"/>
    <w:autoRedefine/>
    <w:uiPriority w:val="99"/>
    <w:semiHidden/>
    <w:unhideWhenUsed/>
    <w:rsid w:val="00E53FBC"/>
    <w:pPr>
      <w:ind w:leftChars="600" w:left="600" w:hangingChars="100" w:hanging="240"/>
    </w:pPr>
  </w:style>
  <w:style w:type="paragraph" w:styleId="81">
    <w:name w:val="index 8"/>
    <w:basedOn w:val="a2"/>
    <w:next w:val="a2"/>
    <w:autoRedefine/>
    <w:uiPriority w:val="99"/>
    <w:semiHidden/>
    <w:unhideWhenUsed/>
    <w:rsid w:val="00E53FBC"/>
    <w:pPr>
      <w:ind w:leftChars="700" w:left="700" w:hangingChars="100" w:hanging="240"/>
    </w:pPr>
  </w:style>
  <w:style w:type="paragraph" w:styleId="91">
    <w:name w:val="index 9"/>
    <w:basedOn w:val="a2"/>
    <w:next w:val="a2"/>
    <w:autoRedefine/>
    <w:uiPriority w:val="99"/>
    <w:semiHidden/>
    <w:unhideWhenUsed/>
    <w:rsid w:val="00E53FBC"/>
    <w:pPr>
      <w:ind w:leftChars="800" w:left="800" w:hangingChars="100" w:hanging="240"/>
    </w:pPr>
  </w:style>
  <w:style w:type="paragraph" w:styleId="afffb">
    <w:name w:val="index heading"/>
    <w:basedOn w:val="a2"/>
    <w:next w:val="13"/>
    <w:uiPriority w:val="99"/>
    <w:semiHidden/>
    <w:unhideWhenUsed/>
    <w:rsid w:val="00E53FBC"/>
    <w:rPr>
      <w:rFonts w:eastAsiaTheme="majorEastAsia"/>
      <w:b/>
      <w:bCs/>
    </w:rPr>
  </w:style>
  <w:style w:type="character" w:styleId="afffc">
    <w:name w:val="Subtle Reference"/>
    <w:basedOn w:val="a3"/>
    <w:uiPriority w:val="31"/>
    <w:qFormat/>
    <w:rsid w:val="00E53FBC"/>
    <w:rPr>
      <w:rFonts w:ascii="Arial" w:hAnsi="Arial" w:cs="Arial"/>
      <w:smallCaps/>
      <w:color w:val="5A5A5A" w:themeColor="text1" w:themeTint="A5"/>
    </w:rPr>
  </w:style>
  <w:style w:type="character" w:styleId="2b">
    <w:name w:val="Intense Reference"/>
    <w:basedOn w:val="a3"/>
    <w:uiPriority w:val="32"/>
    <w:qFormat/>
    <w:rsid w:val="00E53FBC"/>
    <w:rPr>
      <w:rFonts w:ascii="Arial" w:hAnsi="Arial" w:cs="Arial"/>
      <w:b/>
      <w:bCs/>
      <w:smallCaps/>
      <w:color w:val="156082" w:themeColor="accent1"/>
      <w:spacing w:val="5"/>
    </w:rPr>
  </w:style>
  <w:style w:type="character" w:styleId="afffd">
    <w:name w:val="Subtle Emphasis"/>
    <w:basedOn w:val="a3"/>
    <w:uiPriority w:val="19"/>
    <w:qFormat/>
    <w:rsid w:val="00E53FBC"/>
    <w:rPr>
      <w:rFonts w:ascii="Arial" w:hAnsi="Arial" w:cs="Arial"/>
      <w:i/>
      <w:iCs/>
      <w:color w:val="404040" w:themeColor="text1" w:themeTint="BF"/>
    </w:rPr>
  </w:style>
  <w:style w:type="paragraph" w:styleId="afffe">
    <w:name w:val="Signature"/>
    <w:basedOn w:val="a2"/>
    <w:link w:val="affff"/>
    <w:uiPriority w:val="99"/>
    <w:semiHidden/>
    <w:unhideWhenUsed/>
    <w:rsid w:val="00E53FBC"/>
    <w:pPr>
      <w:jc w:val="right"/>
    </w:pPr>
  </w:style>
  <w:style w:type="character" w:customStyle="1" w:styleId="affff">
    <w:name w:val="署名 (文字)"/>
    <w:basedOn w:val="a3"/>
    <w:link w:val="afffe"/>
    <w:uiPriority w:val="99"/>
    <w:semiHidden/>
    <w:rsid w:val="00E53FBC"/>
    <w:rPr>
      <w:rFonts w:ascii="Arial" w:hAnsi="Arial" w:cs="Arial"/>
    </w:rPr>
  </w:style>
  <w:style w:type="paragraph" w:styleId="affff0">
    <w:name w:val="Plain Text"/>
    <w:basedOn w:val="a2"/>
    <w:link w:val="affff1"/>
    <w:uiPriority w:val="99"/>
    <w:semiHidden/>
    <w:unhideWhenUsed/>
    <w:rsid w:val="00E53FBC"/>
  </w:style>
  <w:style w:type="character" w:customStyle="1" w:styleId="affff1">
    <w:name w:val="書式なし (文字)"/>
    <w:basedOn w:val="a3"/>
    <w:link w:val="affff0"/>
    <w:uiPriority w:val="99"/>
    <w:semiHidden/>
    <w:rsid w:val="00E53FBC"/>
    <w:rPr>
      <w:rFonts w:ascii="Arial" w:hAnsi="Arial" w:cs="Arial"/>
    </w:rPr>
  </w:style>
  <w:style w:type="character" w:styleId="affff2">
    <w:name w:val="Book Title"/>
    <w:basedOn w:val="a3"/>
    <w:uiPriority w:val="33"/>
    <w:qFormat/>
    <w:rsid w:val="00E53FBC"/>
    <w:rPr>
      <w:rFonts w:ascii="Arial" w:hAnsi="Arial" w:cs="Arial"/>
      <w:b/>
      <w:bCs/>
      <w:i/>
      <w:iCs/>
      <w:spacing w:val="5"/>
    </w:rPr>
  </w:style>
  <w:style w:type="numbering" w:styleId="a1">
    <w:name w:val="Outline List 3"/>
    <w:basedOn w:val="a5"/>
    <w:uiPriority w:val="99"/>
    <w:semiHidden/>
    <w:unhideWhenUsed/>
    <w:rsid w:val="00E53FBC"/>
    <w:pPr>
      <w:numPr>
        <w:numId w:val="14"/>
      </w:numPr>
    </w:pPr>
  </w:style>
  <w:style w:type="paragraph" w:styleId="affff3">
    <w:name w:val="caption"/>
    <w:basedOn w:val="a2"/>
    <w:next w:val="a2"/>
    <w:uiPriority w:val="35"/>
    <w:semiHidden/>
    <w:unhideWhenUsed/>
    <w:qFormat/>
    <w:rsid w:val="00E53FBC"/>
    <w:rPr>
      <w:b/>
      <w:bCs/>
      <w:sz w:val="21"/>
      <w:szCs w:val="21"/>
    </w:rPr>
  </w:style>
  <w:style w:type="paragraph" w:styleId="affff4">
    <w:name w:val="table of figures"/>
    <w:basedOn w:val="a2"/>
    <w:next w:val="a2"/>
    <w:uiPriority w:val="99"/>
    <w:semiHidden/>
    <w:unhideWhenUsed/>
    <w:rsid w:val="00E53FBC"/>
    <w:pPr>
      <w:ind w:leftChars="200" w:left="200" w:hangingChars="200" w:hanging="200"/>
    </w:pPr>
  </w:style>
  <w:style w:type="paragraph" w:styleId="affff5">
    <w:name w:val="Balloon Text"/>
    <w:basedOn w:val="a2"/>
    <w:link w:val="affff6"/>
    <w:uiPriority w:val="99"/>
    <w:semiHidden/>
    <w:unhideWhenUsed/>
    <w:rsid w:val="00E53FBC"/>
    <w:rPr>
      <w:rFonts w:eastAsia="ＭＳ 明朝"/>
      <w:sz w:val="18"/>
      <w:szCs w:val="18"/>
    </w:rPr>
  </w:style>
  <w:style w:type="character" w:customStyle="1" w:styleId="affff6">
    <w:name w:val="吹き出し (文字)"/>
    <w:basedOn w:val="a3"/>
    <w:link w:val="affff5"/>
    <w:uiPriority w:val="99"/>
    <w:semiHidden/>
    <w:rsid w:val="00E53FBC"/>
    <w:rPr>
      <w:rFonts w:ascii="Arial" w:eastAsia="ＭＳ 明朝" w:hAnsi="Arial" w:cs="Arial"/>
      <w:sz w:val="18"/>
      <w:szCs w:val="18"/>
    </w:rPr>
  </w:style>
  <w:style w:type="paragraph" w:styleId="a">
    <w:name w:val="List Number"/>
    <w:basedOn w:val="a2"/>
    <w:uiPriority w:val="99"/>
    <w:semiHidden/>
    <w:unhideWhenUsed/>
    <w:rsid w:val="00E53FBC"/>
    <w:pPr>
      <w:numPr>
        <w:numId w:val="15"/>
      </w:numPr>
      <w:contextualSpacing/>
    </w:pPr>
  </w:style>
  <w:style w:type="paragraph" w:styleId="2">
    <w:name w:val="List Number 2"/>
    <w:basedOn w:val="a2"/>
    <w:uiPriority w:val="99"/>
    <w:semiHidden/>
    <w:unhideWhenUsed/>
    <w:rsid w:val="00E53FBC"/>
    <w:pPr>
      <w:numPr>
        <w:numId w:val="16"/>
      </w:numPr>
      <w:contextualSpacing/>
    </w:pPr>
  </w:style>
  <w:style w:type="paragraph" w:styleId="3">
    <w:name w:val="List Number 3"/>
    <w:basedOn w:val="a2"/>
    <w:uiPriority w:val="99"/>
    <w:semiHidden/>
    <w:unhideWhenUsed/>
    <w:rsid w:val="00E53FBC"/>
    <w:pPr>
      <w:numPr>
        <w:numId w:val="17"/>
      </w:numPr>
      <w:contextualSpacing/>
    </w:pPr>
  </w:style>
  <w:style w:type="paragraph" w:styleId="4">
    <w:name w:val="List Number 4"/>
    <w:basedOn w:val="a2"/>
    <w:uiPriority w:val="99"/>
    <w:semiHidden/>
    <w:unhideWhenUsed/>
    <w:rsid w:val="00E53FBC"/>
    <w:pPr>
      <w:numPr>
        <w:numId w:val="18"/>
      </w:numPr>
      <w:contextualSpacing/>
    </w:pPr>
  </w:style>
  <w:style w:type="paragraph" w:styleId="5">
    <w:name w:val="List Number 5"/>
    <w:basedOn w:val="a2"/>
    <w:uiPriority w:val="99"/>
    <w:semiHidden/>
    <w:unhideWhenUsed/>
    <w:rsid w:val="00E53FBC"/>
    <w:pPr>
      <w:numPr>
        <w:numId w:val="19"/>
      </w:numPr>
      <w:contextualSpacing/>
    </w:pPr>
  </w:style>
  <w:style w:type="paragraph" w:styleId="affff7">
    <w:name w:val="E-mail Signature"/>
    <w:basedOn w:val="a2"/>
    <w:link w:val="affff8"/>
    <w:uiPriority w:val="99"/>
    <w:semiHidden/>
    <w:unhideWhenUsed/>
    <w:rsid w:val="00E53FBC"/>
  </w:style>
  <w:style w:type="character" w:customStyle="1" w:styleId="affff8">
    <w:name w:val="電子メール署名 (文字)"/>
    <w:basedOn w:val="a3"/>
    <w:link w:val="affff7"/>
    <w:uiPriority w:val="99"/>
    <w:semiHidden/>
    <w:rsid w:val="00E53FBC"/>
    <w:rPr>
      <w:rFonts w:ascii="Arial" w:hAnsi="Arial" w:cs="Arial"/>
    </w:rPr>
  </w:style>
  <w:style w:type="paragraph" w:styleId="affff9">
    <w:name w:val="Date"/>
    <w:basedOn w:val="a2"/>
    <w:next w:val="a2"/>
    <w:link w:val="affffa"/>
    <w:uiPriority w:val="99"/>
    <w:semiHidden/>
    <w:unhideWhenUsed/>
    <w:rsid w:val="00E53FBC"/>
  </w:style>
  <w:style w:type="character" w:customStyle="1" w:styleId="affffa">
    <w:name w:val="日付 (文字)"/>
    <w:basedOn w:val="a3"/>
    <w:link w:val="affff9"/>
    <w:uiPriority w:val="99"/>
    <w:semiHidden/>
    <w:rsid w:val="00E53FBC"/>
    <w:rPr>
      <w:rFonts w:ascii="Arial" w:hAnsi="Arial" w:cs="Arial"/>
    </w:rPr>
  </w:style>
  <w:style w:type="paragraph" w:styleId="Web">
    <w:name w:val="Normal (Web)"/>
    <w:basedOn w:val="a2"/>
    <w:uiPriority w:val="99"/>
    <w:semiHidden/>
    <w:unhideWhenUsed/>
    <w:rsid w:val="00E53FBC"/>
  </w:style>
  <w:style w:type="paragraph" w:styleId="affffb">
    <w:name w:val="Normal Indent"/>
    <w:basedOn w:val="a2"/>
    <w:uiPriority w:val="99"/>
    <w:semiHidden/>
    <w:unhideWhenUsed/>
    <w:rsid w:val="00E53FBC"/>
    <w:pPr>
      <w:ind w:leftChars="400" w:left="840"/>
    </w:pPr>
  </w:style>
  <w:style w:type="table" w:styleId="14">
    <w:name w:val="Plain Table 1"/>
    <w:basedOn w:val="a4"/>
    <w:uiPriority w:val="41"/>
    <w:rsid w:val="00E53FB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c">
    <w:name w:val="Plain Table 2"/>
    <w:basedOn w:val="a4"/>
    <w:uiPriority w:val="42"/>
    <w:rsid w:val="00E53FB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8">
    <w:name w:val="Plain Table 3"/>
    <w:basedOn w:val="a4"/>
    <w:uiPriority w:val="43"/>
    <w:rsid w:val="00E53FB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7">
    <w:name w:val="Plain Table 4"/>
    <w:basedOn w:val="a4"/>
    <w:uiPriority w:val="44"/>
    <w:rsid w:val="00E53FB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4"/>
    <w:uiPriority w:val="45"/>
    <w:rsid w:val="00E53FB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3-D1">
    <w:name w:val="Table 3D effects 1"/>
    <w:basedOn w:val="a4"/>
    <w:uiPriority w:val="99"/>
    <w:semiHidden/>
    <w:unhideWhenUsed/>
    <w:rsid w:val="00E53FBC"/>
    <w:pPr>
      <w:widowControl w:val="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3-D2">
    <w:name w:val="Table 3D effects 2"/>
    <w:basedOn w:val="a4"/>
    <w:uiPriority w:val="99"/>
    <w:semiHidden/>
    <w:unhideWhenUsed/>
    <w:rsid w:val="00E53FBC"/>
    <w:pPr>
      <w:widowControl w:val="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3">
    <w:name w:val="Table 3D effects 3"/>
    <w:basedOn w:val="a4"/>
    <w:uiPriority w:val="99"/>
    <w:semiHidden/>
    <w:unhideWhenUsed/>
    <w:rsid w:val="00E53FBC"/>
    <w:pPr>
      <w:widowControl w:val="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Web1">
    <w:name w:val="Table Web 1"/>
    <w:basedOn w:val="a4"/>
    <w:uiPriority w:val="99"/>
    <w:semiHidden/>
    <w:unhideWhenUsed/>
    <w:rsid w:val="00E53FBC"/>
    <w:pPr>
      <w:widowControl w:val="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2">
    <w:name w:val="Table Web 2"/>
    <w:basedOn w:val="a4"/>
    <w:uiPriority w:val="99"/>
    <w:semiHidden/>
    <w:unhideWhenUsed/>
    <w:rsid w:val="00E53FBC"/>
    <w:pPr>
      <w:widowControl w:val="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Web3">
    <w:name w:val="Table Web 3"/>
    <w:basedOn w:val="a4"/>
    <w:uiPriority w:val="99"/>
    <w:semiHidden/>
    <w:unhideWhenUsed/>
    <w:rsid w:val="00E53FBC"/>
    <w:pPr>
      <w:widowControl w:val="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5">
    <w:name w:val="Table Subtle 1"/>
    <w:basedOn w:val="a4"/>
    <w:uiPriority w:val="99"/>
    <w:semiHidden/>
    <w:unhideWhenUsed/>
    <w:rsid w:val="00E53FBC"/>
    <w:pPr>
      <w:widowControl w:val="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Subtle 2"/>
    <w:basedOn w:val="a4"/>
    <w:uiPriority w:val="99"/>
    <w:semiHidden/>
    <w:unhideWhenUsed/>
    <w:rsid w:val="00E53FBC"/>
    <w:pPr>
      <w:widowControl w:val="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c">
    <w:name w:val="Table Elegant"/>
    <w:basedOn w:val="a4"/>
    <w:uiPriority w:val="99"/>
    <w:semiHidden/>
    <w:unhideWhenUsed/>
    <w:rsid w:val="00E53FBC"/>
    <w:pPr>
      <w:widowControl w:val="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6">
    <w:name w:val="Light Shading Accent 6"/>
    <w:basedOn w:val="a4"/>
    <w:uiPriority w:val="60"/>
    <w:semiHidden/>
    <w:unhideWhenUsed/>
    <w:rsid w:val="00E53FBC"/>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2e">
    <w:name w:val="Light List Accent 6"/>
    <w:basedOn w:val="a4"/>
    <w:uiPriority w:val="61"/>
    <w:semiHidden/>
    <w:unhideWhenUsed/>
    <w:rsid w:val="00E53FBC"/>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39">
    <w:name w:val="Light Grid Accent 6"/>
    <w:basedOn w:val="a4"/>
    <w:uiPriority w:val="62"/>
    <w:semiHidden/>
    <w:unhideWhenUsed/>
    <w:rsid w:val="00E53FBC"/>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48">
    <w:name w:val="Medium Shading 1 Accent 6"/>
    <w:basedOn w:val="a4"/>
    <w:uiPriority w:val="63"/>
    <w:semiHidden/>
    <w:unhideWhenUsed/>
    <w:rsid w:val="00E53FBC"/>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58">
    <w:name w:val="Medium Shading 2 Accent 6"/>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3">
    <w:name w:val="Medium List 1 Accent 6"/>
    <w:basedOn w:val="a4"/>
    <w:uiPriority w:val="65"/>
    <w:semiHidden/>
    <w:unhideWhenUsed/>
    <w:rsid w:val="00E53FBC"/>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74">
    <w:name w:val="Medium List 2 Accent 6"/>
    <w:basedOn w:val="a4"/>
    <w:uiPriority w:val="66"/>
    <w:semiHidden/>
    <w:unhideWhenUsed/>
    <w:rsid w:val="00E53FBC"/>
    <w:rPr>
      <w:rFonts w:eastAsiaTheme="majorEastAsia"/>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Grid 1 Accent 6"/>
    <w:basedOn w:val="a4"/>
    <w:uiPriority w:val="67"/>
    <w:semiHidden/>
    <w:unhideWhenUsed/>
    <w:rsid w:val="00E53FBC"/>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92">
    <w:name w:val="Medium Grid 2 Accent 6"/>
    <w:basedOn w:val="a4"/>
    <w:uiPriority w:val="68"/>
    <w:semiHidden/>
    <w:unhideWhenUsed/>
    <w:rsid w:val="00E53FBC"/>
    <w:rPr>
      <w:rFonts w:eastAsiaTheme="majorEastAsia"/>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100">
    <w:name w:val="Medium Grid 3 Accent 6"/>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110">
    <w:name w:val="Dark List Accent 6"/>
    <w:basedOn w:val="a4"/>
    <w:uiPriority w:val="70"/>
    <w:semiHidden/>
    <w:unhideWhenUsed/>
    <w:rsid w:val="00E53FBC"/>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120">
    <w:name w:val="Colorful Shading Accent 6"/>
    <w:basedOn w:val="a4"/>
    <w:uiPriority w:val="71"/>
    <w:semiHidden/>
    <w:unhideWhenUsed/>
    <w:rsid w:val="00E53FBC"/>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130">
    <w:name w:val="Colorful List Accent 6"/>
    <w:basedOn w:val="a4"/>
    <w:uiPriority w:val="72"/>
    <w:semiHidden/>
    <w:unhideWhenUsed/>
    <w:rsid w:val="00E53FBC"/>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140">
    <w:name w:val="Colorful Grid Accent 6"/>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17">
    <w:name w:val="Table Colorful 1"/>
    <w:basedOn w:val="a4"/>
    <w:uiPriority w:val="99"/>
    <w:semiHidden/>
    <w:unhideWhenUsed/>
    <w:rsid w:val="00E53FBC"/>
    <w:pPr>
      <w:widowControl w:val="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f">
    <w:name w:val="Table Colorful 2"/>
    <w:basedOn w:val="a4"/>
    <w:uiPriority w:val="99"/>
    <w:semiHidden/>
    <w:unhideWhenUsed/>
    <w:rsid w:val="00E53FBC"/>
    <w:pPr>
      <w:widowControl w:val="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4"/>
    <w:uiPriority w:val="99"/>
    <w:semiHidden/>
    <w:unhideWhenUsed/>
    <w:rsid w:val="00E53FBC"/>
    <w:pPr>
      <w:widowControl w:val="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8">
    <w:name w:val="Table Classic 1"/>
    <w:basedOn w:val="a4"/>
    <w:uiPriority w:val="99"/>
    <w:semiHidden/>
    <w:unhideWhenUsed/>
    <w:rsid w:val="00E53FBC"/>
    <w:pPr>
      <w:widowControl w:val="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Classic 2"/>
    <w:basedOn w:val="a4"/>
    <w:uiPriority w:val="99"/>
    <w:semiHidden/>
    <w:unhideWhenUsed/>
    <w:rsid w:val="00E53FBC"/>
    <w:pPr>
      <w:widowControl w:val="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b">
    <w:name w:val="Table Classic 3"/>
    <w:basedOn w:val="a4"/>
    <w:uiPriority w:val="99"/>
    <w:semiHidden/>
    <w:unhideWhenUsed/>
    <w:rsid w:val="00E53FBC"/>
    <w:pPr>
      <w:widowControl w:val="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9">
    <w:name w:val="Table Classic 4"/>
    <w:basedOn w:val="a4"/>
    <w:uiPriority w:val="99"/>
    <w:semiHidden/>
    <w:unhideWhenUsed/>
    <w:rsid w:val="00E53FBC"/>
    <w:pPr>
      <w:widowControl w:val="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affffd">
    <w:name w:val="Table Contemporary"/>
    <w:basedOn w:val="a4"/>
    <w:uiPriority w:val="99"/>
    <w:semiHidden/>
    <w:unhideWhenUsed/>
    <w:rsid w:val="00E53FBC"/>
    <w:pPr>
      <w:widowControl w:val="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9">
    <w:name w:val="Table Simple 1"/>
    <w:basedOn w:val="a4"/>
    <w:uiPriority w:val="99"/>
    <w:semiHidden/>
    <w:unhideWhenUsed/>
    <w:rsid w:val="00E53FBC"/>
    <w:pPr>
      <w:widowControl w:val="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uiPriority w:val="99"/>
    <w:semiHidden/>
    <w:unhideWhenUsed/>
    <w:rsid w:val="00E53FBC"/>
    <w:pPr>
      <w:widowControl w:val="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4"/>
    <w:uiPriority w:val="99"/>
    <w:semiHidden/>
    <w:unhideWhenUsed/>
    <w:rsid w:val="00E53FBC"/>
    <w:pPr>
      <w:widowControl w:val="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affffe">
    <w:name w:val="Table Professional"/>
    <w:basedOn w:val="a4"/>
    <w:uiPriority w:val="99"/>
    <w:semiHidden/>
    <w:unhideWhenUsed/>
    <w:rsid w:val="00E53FBC"/>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Light Shading"/>
    <w:basedOn w:val="a4"/>
    <w:uiPriority w:val="60"/>
    <w:semiHidden/>
    <w:unhideWhenUsed/>
    <w:rsid w:val="00E53FB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2f2">
    <w:name w:val="Light List"/>
    <w:basedOn w:val="a4"/>
    <w:uiPriority w:val="61"/>
    <w:semiHidden/>
    <w:unhideWhenUsed/>
    <w:rsid w:val="00E53FB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3d">
    <w:name w:val="Light Grid"/>
    <w:basedOn w:val="a4"/>
    <w:uiPriority w:val="62"/>
    <w:semiHidden/>
    <w:unhideWhenUsed/>
    <w:rsid w:val="00E53FB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4a">
    <w:name w:val="Medium Shading 1"/>
    <w:basedOn w:val="a4"/>
    <w:uiPriority w:val="63"/>
    <w:semiHidden/>
    <w:unhideWhenUsed/>
    <w:rsid w:val="00E53FB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59">
    <w:name w:val="Medium Shading 2"/>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4">
    <w:name w:val="Medium List 1"/>
    <w:basedOn w:val="a4"/>
    <w:uiPriority w:val="65"/>
    <w:semiHidden/>
    <w:unhideWhenUsed/>
    <w:rsid w:val="00E53FB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75">
    <w:name w:val="Medium List 2"/>
    <w:basedOn w:val="a4"/>
    <w:uiPriority w:val="66"/>
    <w:semiHidden/>
    <w:unhideWhenUsed/>
    <w:rsid w:val="00E53FBC"/>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a4"/>
    <w:uiPriority w:val="67"/>
    <w:semiHidden/>
    <w:unhideWhenUsed/>
    <w:rsid w:val="00E53FB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93">
    <w:name w:val="Medium Grid 2"/>
    <w:basedOn w:val="a4"/>
    <w:uiPriority w:val="68"/>
    <w:semiHidden/>
    <w:unhideWhenUsed/>
    <w:rsid w:val="00E53FBC"/>
    <w:rPr>
      <w:rFonts w:eastAsiaTheme="major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101">
    <w:name w:val="Medium Grid 3"/>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11">
    <w:name w:val="Dark List"/>
    <w:basedOn w:val="a4"/>
    <w:uiPriority w:val="70"/>
    <w:semiHidden/>
    <w:unhideWhenUsed/>
    <w:rsid w:val="00E53FB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1">
    <w:name w:val="Colorful Shading"/>
    <w:basedOn w:val="a4"/>
    <w:uiPriority w:val="71"/>
    <w:semiHidden/>
    <w:unhideWhenUsed/>
    <w:rsid w:val="00E53FBC"/>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1">
    <w:name w:val="Colorful List"/>
    <w:basedOn w:val="a4"/>
    <w:uiPriority w:val="72"/>
    <w:semiHidden/>
    <w:unhideWhenUsed/>
    <w:rsid w:val="00E53FB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1">
    <w:name w:val="Colorful Grid"/>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b">
    <w:name w:val="Table List 1"/>
    <w:basedOn w:val="a4"/>
    <w:uiPriority w:val="99"/>
    <w:semiHidden/>
    <w:unhideWhenUsed/>
    <w:rsid w:val="00E53FBC"/>
    <w:pPr>
      <w:widowControl w:val="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3">
    <w:name w:val="Table List 2"/>
    <w:basedOn w:val="a4"/>
    <w:uiPriority w:val="99"/>
    <w:semiHidden/>
    <w:unhideWhenUsed/>
    <w:rsid w:val="00E53FBC"/>
    <w:pPr>
      <w:widowControl w:val="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List 3"/>
    <w:basedOn w:val="a4"/>
    <w:uiPriority w:val="99"/>
    <w:semiHidden/>
    <w:unhideWhenUsed/>
    <w:rsid w:val="00E53FBC"/>
    <w:pPr>
      <w:widowControl w:val="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b">
    <w:name w:val="Table List 4"/>
    <w:basedOn w:val="a4"/>
    <w:uiPriority w:val="99"/>
    <w:semiHidden/>
    <w:unhideWhenUsed/>
    <w:rsid w:val="00E53FBC"/>
    <w:pPr>
      <w:widowControl w:val="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a">
    <w:name w:val="Table List 5"/>
    <w:basedOn w:val="a4"/>
    <w:uiPriority w:val="99"/>
    <w:semiHidden/>
    <w:unhideWhenUsed/>
    <w:rsid w:val="00E53FBC"/>
    <w:pPr>
      <w:widowControl w:val="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5">
    <w:name w:val="Table List 6"/>
    <w:basedOn w:val="a4"/>
    <w:uiPriority w:val="99"/>
    <w:semiHidden/>
    <w:unhideWhenUsed/>
    <w:rsid w:val="00E53FBC"/>
    <w:pPr>
      <w:widowControl w:val="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6">
    <w:name w:val="Table List 7"/>
    <w:basedOn w:val="a4"/>
    <w:uiPriority w:val="99"/>
    <w:semiHidden/>
    <w:unhideWhenUsed/>
    <w:rsid w:val="00E53FBC"/>
    <w:pPr>
      <w:widowControl w:val="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4">
    <w:name w:val="Table List 8"/>
    <w:basedOn w:val="a4"/>
    <w:uiPriority w:val="99"/>
    <w:semiHidden/>
    <w:unhideWhenUsed/>
    <w:rsid w:val="00E53FBC"/>
    <w:pPr>
      <w:widowControl w:val="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ff">
    <w:name w:val="Table Grid"/>
    <w:basedOn w:val="a4"/>
    <w:uiPriority w:val="39"/>
    <w:rsid w:val="00E53F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c">
    <w:name w:val="Table Grid 1"/>
    <w:basedOn w:val="a4"/>
    <w:uiPriority w:val="99"/>
    <w:semiHidden/>
    <w:unhideWhenUsed/>
    <w:rsid w:val="00E53FBC"/>
    <w:pPr>
      <w:widowControl w:val="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4">
    <w:name w:val="Table Grid 2"/>
    <w:basedOn w:val="a4"/>
    <w:uiPriority w:val="99"/>
    <w:semiHidden/>
    <w:unhideWhenUsed/>
    <w:rsid w:val="00E53FBC"/>
    <w:pPr>
      <w:widowControl w:val="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
    <w:name w:val="Table Grid 3"/>
    <w:basedOn w:val="a4"/>
    <w:uiPriority w:val="99"/>
    <w:semiHidden/>
    <w:unhideWhenUsed/>
    <w:rsid w:val="00E53FBC"/>
    <w:pPr>
      <w:widowControl w:val="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c">
    <w:name w:val="Table Grid 4"/>
    <w:basedOn w:val="a4"/>
    <w:uiPriority w:val="99"/>
    <w:semiHidden/>
    <w:unhideWhenUsed/>
    <w:rsid w:val="00E53FBC"/>
    <w:pPr>
      <w:widowControl w:val="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b">
    <w:name w:val="Table Grid 5"/>
    <w:basedOn w:val="a4"/>
    <w:uiPriority w:val="99"/>
    <w:semiHidden/>
    <w:unhideWhenUsed/>
    <w:rsid w:val="00E53FBC"/>
    <w:pPr>
      <w:widowControl w:val="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6">
    <w:name w:val="Table Grid 6"/>
    <w:basedOn w:val="a4"/>
    <w:uiPriority w:val="99"/>
    <w:semiHidden/>
    <w:unhideWhenUsed/>
    <w:rsid w:val="00E53FBC"/>
    <w:pPr>
      <w:widowControl w:val="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7">
    <w:name w:val="Table Grid 7"/>
    <w:basedOn w:val="a4"/>
    <w:uiPriority w:val="99"/>
    <w:semiHidden/>
    <w:unhideWhenUsed/>
    <w:rsid w:val="00E53FBC"/>
    <w:pPr>
      <w:widowControl w:val="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5">
    <w:name w:val="Table Grid 8"/>
    <w:basedOn w:val="a4"/>
    <w:uiPriority w:val="99"/>
    <w:semiHidden/>
    <w:unhideWhenUsed/>
    <w:rsid w:val="00E53FBC"/>
    <w:pPr>
      <w:widowControl w:val="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f0">
    <w:name w:val="Grid Table Light"/>
    <w:basedOn w:val="a4"/>
    <w:uiPriority w:val="40"/>
    <w:rsid w:val="00E53F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d">
    <w:name w:val="Light Shading Accent 4"/>
    <w:basedOn w:val="a4"/>
    <w:uiPriority w:val="60"/>
    <w:semiHidden/>
    <w:unhideWhenUsed/>
    <w:rsid w:val="00E53FBC"/>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2f5">
    <w:name w:val="Light List Accent 4"/>
    <w:basedOn w:val="a4"/>
    <w:uiPriority w:val="61"/>
    <w:semiHidden/>
    <w:unhideWhenUsed/>
    <w:rsid w:val="00E53FBC"/>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3f0">
    <w:name w:val="Light Grid Accent 4"/>
    <w:basedOn w:val="a4"/>
    <w:uiPriority w:val="62"/>
    <w:semiHidden/>
    <w:unhideWhenUsed/>
    <w:rsid w:val="00E53FBC"/>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4d">
    <w:name w:val="Medium Shading 1 Accent 4"/>
    <w:basedOn w:val="a4"/>
    <w:uiPriority w:val="63"/>
    <w:semiHidden/>
    <w:unhideWhenUsed/>
    <w:rsid w:val="00E53FBC"/>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5c">
    <w:name w:val="Medium Shading 2 Accent 4"/>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7">
    <w:name w:val="Medium List 1 Accent 4"/>
    <w:basedOn w:val="a4"/>
    <w:uiPriority w:val="65"/>
    <w:semiHidden/>
    <w:unhideWhenUsed/>
    <w:rsid w:val="00E53FBC"/>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78">
    <w:name w:val="Medium List 2 Accent 4"/>
    <w:basedOn w:val="a4"/>
    <w:uiPriority w:val="66"/>
    <w:semiHidden/>
    <w:unhideWhenUsed/>
    <w:rsid w:val="00E53FBC"/>
    <w:rPr>
      <w:rFonts w:eastAsiaTheme="majorEastAsia"/>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Accent 4"/>
    <w:basedOn w:val="a4"/>
    <w:uiPriority w:val="67"/>
    <w:semiHidden/>
    <w:unhideWhenUsed/>
    <w:rsid w:val="00E53FBC"/>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94">
    <w:name w:val="Medium Grid 2 Accent 4"/>
    <w:basedOn w:val="a4"/>
    <w:uiPriority w:val="68"/>
    <w:semiHidden/>
    <w:unhideWhenUsed/>
    <w:rsid w:val="00E53FBC"/>
    <w:rPr>
      <w:rFonts w:eastAsiaTheme="majorEastAsia"/>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102">
    <w:name w:val="Medium Grid 3 Accent 4"/>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112">
    <w:name w:val="Dark List Accent 4"/>
    <w:basedOn w:val="a4"/>
    <w:uiPriority w:val="70"/>
    <w:semiHidden/>
    <w:unhideWhenUsed/>
    <w:rsid w:val="00E53FBC"/>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122">
    <w:name w:val="Colorful Shading Accent 4"/>
    <w:basedOn w:val="a4"/>
    <w:uiPriority w:val="71"/>
    <w:semiHidden/>
    <w:unhideWhenUsed/>
    <w:rsid w:val="00E53FBC"/>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132">
    <w:name w:val="Colorful List Accent 4"/>
    <w:basedOn w:val="a4"/>
    <w:uiPriority w:val="72"/>
    <w:semiHidden/>
    <w:unhideWhenUsed/>
    <w:rsid w:val="00E53FBC"/>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142">
    <w:name w:val="Colorful Grid Accent 4"/>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e">
    <w:name w:val="Light Shading Accent 5"/>
    <w:basedOn w:val="a4"/>
    <w:uiPriority w:val="60"/>
    <w:semiHidden/>
    <w:unhideWhenUsed/>
    <w:rsid w:val="00E53FBC"/>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2f6">
    <w:name w:val="Light List Accent 5"/>
    <w:basedOn w:val="a4"/>
    <w:uiPriority w:val="61"/>
    <w:semiHidden/>
    <w:unhideWhenUsed/>
    <w:rsid w:val="00E53FBC"/>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3f1">
    <w:name w:val="Light Grid Accent 5"/>
    <w:basedOn w:val="a4"/>
    <w:uiPriority w:val="62"/>
    <w:semiHidden/>
    <w:unhideWhenUsed/>
    <w:rsid w:val="00E53FBC"/>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4e">
    <w:name w:val="Medium Shading 1 Accent 5"/>
    <w:basedOn w:val="a4"/>
    <w:uiPriority w:val="63"/>
    <w:semiHidden/>
    <w:unhideWhenUsed/>
    <w:rsid w:val="00E53FBC"/>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5d">
    <w:name w:val="Medium Shading 2 Accent 5"/>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8">
    <w:name w:val="Medium List 1 Accent 5"/>
    <w:basedOn w:val="a4"/>
    <w:uiPriority w:val="65"/>
    <w:semiHidden/>
    <w:unhideWhenUsed/>
    <w:rsid w:val="00E53FBC"/>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79">
    <w:name w:val="Medium List 2 Accent 5"/>
    <w:basedOn w:val="a4"/>
    <w:uiPriority w:val="66"/>
    <w:semiHidden/>
    <w:unhideWhenUsed/>
    <w:rsid w:val="00E53FBC"/>
    <w:rPr>
      <w:rFonts w:eastAsiaTheme="majorEastAsia"/>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Accent 5"/>
    <w:basedOn w:val="a4"/>
    <w:uiPriority w:val="67"/>
    <w:semiHidden/>
    <w:unhideWhenUsed/>
    <w:rsid w:val="00E53FBC"/>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95">
    <w:name w:val="Medium Grid 2 Accent 5"/>
    <w:basedOn w:val="a4"/>
    <w:uiPriority w:val="68"/>
    <w:semiHidden/>
    <w:unhideWhenUsed/>
    <w:rsid w:val="00E53FBC"/>
    <w:rPr>
      <w:rFonts w:eastAsiaTheme="majorEastAsia"/>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103">
    <w:name w:val="Medium Grid 3 Accent 5"/>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113">
    <w:name w:val="Dark List Accent 5"/>
    <w:basedOn w:val="a4"/>
    <w:uiPriority w:val="70"/>
    <w:semiHidden/>
    <w:unhideWhenUsed/>
    <w:rsid w:val="00E53FBC"/>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123">
    <w:name w:val="Colorful Shading Accent 5"/>
    <w:basedOn w:val="a4"/>
    <w:uiPriority w:val="71"/>
    <w:semiHidden/>
    <w:unhideWhenUsed/>
    <w:rsid w:val="00E53FBC"/>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133">
    <w:name w:val="Colorful List Accent 5"/>
    <w:basedOn w:val="a4"/>
    <w:uiPriority w:val="72"/>
    <w:semiHidden/>
    <w:unhideWhenUsed/>
    <w:rsid w:val="00E53FBC"/>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143">
    <w:name w:val="Colorful Grid Accent 5"/>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f">
    <w:name w:val="Light Shading Accent 1"/>
    <w:basedOn w:val="a4"/>
    <w:uiPriority w:val="60"/>
    <w:semiHidden/>
    <w:unhideWhenUsed/>
    <w:rsid w:val="00E53FBC"/>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f7">
    <w:name w:val="Light List Accent 1"/>
    <w:basedOn w:val="a4"/>
    <w:uiPriority w:val="61"/>
    <w:semiHidden/>
    <w:unhideWhenUsed/>
    <w:rsid w:val="00E53FBC"/>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3f2">
    <w:name w:val="Light Grid Accent 1"/>
    <w:basedOn w:val="a4"/>
    <w:uiPriority w:val="62"/>
    <w:semiHidden/>
    <w:unhideWhenUsed/>
    <w:rsid w:val="00E53FBC"/>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4f">
    <w:name w:val="Medium Shading 1 Accent 1"/>
    <w:basedOn w:val="a4"/>
    <w:uiPriority w:val="63"/>
    <w:semiHidden/>
    <w:unhideWhenUsed/>
    <w:rsid w:val="00E53FBC"/>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5e">
    <w:name w:val="Medium Shading 2 Accent 1"/>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9">
    <w:name w:val="Medium List 1 Accent 1"/>
    <w:basedOn w:val="a4"/>
    <w:uiPriority w:val="65"/>
    <w:semiHidden/>
    <w:unhideWhenUsed/>
    <w:rsid w:val="00E53FBC"/>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7a">
    <w:name w:val="Medium List 2 Accent 1"/>
    <w:basedOn w:val="a4"/>
    <w:uiPriority w:val="66"/>
    <w:semiHidden/>
    <w:unhideWhenUsed/>
    <w:rsid w:val="00E53FBC"/>
    <w:rPr>
      <w:rFonts w:eastAsiaTheme="majorEastAsia"/>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Accent 1"/>
    <w:basedOn w:val="a4"/>
    <w:uiPriority w:val="67"/>
    <w:semiHidden/>
    <w:unhideWhenUsed/>
    <w:rsid w:val="00E53FBC"/>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96">
    <w:name w:val="Medium Grid 2 Accent 1"/>
    <w:basedOn w:val="a4"/>
    <w:uiPriority w:val="68"/>
    <w:semiHidden/>
    <w:unhideWhenUsed/>
    <w:rsid w:val="00E53FBC"/>
    <w:rPr>
      <w:rFonts w:eastAsiaTheme="majorEastAsia"/>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104">
    <w:name w:val="Medium Grid 3 Accent 1"/>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114">
    <w:name w:val="Dark List Accent 1"/>
    <w:basedOn w:val="a4"/>
    <w:uiPriority w:val="70"/>
    <w:semiHidden/>
    <w:unhideWhenUsed/>
    <w:rsid w:val="00E53FBC"/>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124">
    <w:name w:val="Colorful Shading Accent 1"/>
    <w:basedOn w:val="a4"/>
    <w:uiPriority w:val="71"/>
    <w:semiHidden/>
    <w:unhideWhenUsed/>
    <w:rsid w:val="00E53FBC"/>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134">
    <w:name w:val="Colorful List Accent 1"/>
    <w:basedOn w:val="a4"/>
    <w:uiPriority w:val="72"/>
    <w:semiHidden/>
    <w:unhideWhenUsed/>
    <w:rsid w:val="00E53FBC"/>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144">
    <w:name w:val="Colorful Grid Accent 1"/>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f0">
    <w:name w:val="Light Shading Accent 2"/>
    <w:basedOn w:val="a4"/>
    <w:uiPriority w:val="60"/>
    <w:semiHidden/>
    <w:unhideWhenUsed/>
    <w:rsid w:val="00E53FBC"/>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2f8">
    <w:name w:val="Light List Accent 2"/>
    <w:basedOn w:val="a4"/>
    <w:uiPriority w:val="61"/>
    <w:semiHidden/>
    <w:unhideWhenUsed/>
    <w:rsid w:val="00E53FBC"/>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f3">
    <w:name w:val="Light Grid Accent 2"/>
    <w:basedOn w:val="a4"/>
    <w:uiPriority w:val="62"/>
    <w:semiHidden/>
    <w:unhideWhenUsed/>
    <w:rsid w:val="00E53FBC"/>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4f0">
    <w:name w:val="Medium Shading 1 Accent 2"/>
    <w:basedOn w:val="a4"/>
    <w:uiPriority w:val="63"/>
    <w:semiHidden/>
    <w:unhideWhenUsed/>
    <w:rsid w:val="00E53FBC"/>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5f">
    <w:name w:val="Medium Shading 2 Accent 2"/>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a">
    <w:name w:val="Medium List 1 Accent 2"/>
    <w:basedOn w:val="a4"/>
    <w:uiPriority w:val="65"/>
    <w:semiHidden/>
    <w:unhideWhenUsed/>
    <w:rsid w:val="00E53FBC"/>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7b">
    <w:name w:val="Medium List 2 Accent 2"/>
    <w:basedOn w:val="a4"/>
    <w:uiPriority w:val="66"/>
    <w:semiHidden/>
    <w:unhideWhenUsed/>
    <w:rsid w:val="00E53FBC"/>
    <w:rPr>
      <w:rFonts w:eastAsiaTheme="majorEastAsia"/>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Accent 2"/>
    <w:basedOn w:val="a4"/>
    <w:uiPriority w:val="67"/>
    <w:semiHidden/>
    <w:unhideWhenUsed/>
    <w:rsid w:val="00E53FBC"/>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97">
    <w:name w:val="Medium Grid 2 Accent 2"/>
    <w:basedOn w:val="a4"/>
    <w:uiPriority w:val="68"/>
    <w:semiHidden/>
    <w:unhideWhenUsed/>
    <w:rsid w:val="00E53FBC"/>
    <w:rPr>
      <w:rFonts w:eastAsiaTheme="majorEastAsia"/>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105">
    <w:name w:val="Medium Grid 3 Accent 2"/>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115">
    <w:name w:val="Dark List Accent 2"/>
    <w:basedOn w:val="a4"/>
    <w:uiPriority w:val="70"/>
    <w:semiHidden/>
    <w:unhideWhenUsed/>
    <w:rsid w:val="00E53FBC"/>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125">
    <w:name w:val="Colorful Shading Accent 2"/>
    <w:basedOn w:val="a4"/>
    <w:uiPriority w:val="71"/>
    <w:semiHidden/>
    <w:unhideWhenUsed/>
    <w:rsid w:val="00E53FBC"/>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135">
    <w:name w:val="Colorful List Accent 2"/>
    <w:basedOn w:val="a4"/>
    <w:uiPriority w:val="72"/>
    <w:semiHidden/>
    <w:unhideWhenUsed/>
    <w:rsid w:val="00E53FBC"/>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145">
    <w:name w:val="Colorful Grid Accent 2"/>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f1">
    <w:name w:val="Light Shading Accent 3"/>
    <w:basedOn w:val="a4"/>
    <w:uiPriority w:val="60"/>
    <w:semiHidden/>
    <w:unhideWhenUsed/>
    <w:rsid w:val="00E53FBC"/>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2f9">
    <w:name w:val="Light List Accent 3"/>
    <w:basedOn w:val="a4"/>
    <w:uiPriority w:val="61"/>
    <w:semiHidden/>
    <w:unhideWhenUsed/>
    <w:rsid w:val="00E53FBC"/>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3f4">
    <w:name w:val="Light Grid Accent 3"/>
    <w:basedOn w:val="a4"/>
    <w:uiPriority w:val="62"/>
    <w:semiHidden/>
    <w:unhideWhenUsed/>
    <w:rsid w:val="00E53FBC"/>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f1">
    <w:name w:val="Medium Shading 1 Accent 3"/>
    <w:basedOn w:val="a4"/>
    <w:uiPriority w:val="63"/>
    <w:semiHidden/>
    <w:unhideWhenUsed/>
    <w:rsid w:val="00E53FBC"/>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5f0">
    <w:name w:val="Medium Shading 2 Accent 3"/>
    <w:basedOn w:val="a4"/>
    <w:uiPriority w:val="64"/>
    <w:semiHidden/>
    <w:unhideWhenUsed/>
    <w:rsid w:val="00E53FB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b">
    <w:name w:val="Medium List 1 Accent 3"/>
    <w:basedOn w:val="a4"/>
    <w:uiPriority w:val="65"/>
    <w:semiHidden/>
    <w:unhideWhenUsed/>
    <w:rsid w:val="00E53FBC"/>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7c">
    <w:name w:val="Medium List 2 Accent 3"/>
    <w:basedOn w:val="a4"/>
    <w:uiPriority w:val="66"/>
    <w:semiHidden/>
    <w:unhideWhenUsed/>
    <w:rsid w:val="00E53FBC"/>
    <w:rPr>
      <w:rFonts w:eastAsiaTheme="majorEastAsia"/>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a">
    <w:name w:val="Medium Grid 1 Accent 3"/>
    <w:basedOn w:val="a4"/>
    <w:uiPriority w:val="67"/>
    <w:semiHidden/>
    <w:unhideWhenUsed/>
    <w:rsid w:val="00E53FBC"/>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98">
    <w:name w:val="Medium Grid 2 Accent 3"/>
    <w:basedOn w:val="a4"/>
    <w:uiPriority w:val="68"/>
    <w:semiHidden/>
    <w:unhideWhenUsed/>
    <w:rsid w:val="00E53FBC"/>
    <w:rPr>
      <w:rFonts w:eastAsiaTheme="majorEastAsia"/>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106">
    <w:name w:val="Medium Grid 3 Accent 3"/>
    <w:basedOn w:val="a4"/>
    <w:uiPriority w:val="69"/>
    <w:semiHidden/>
    <w:unhideWhenUsed/>
    <w:rsid w:val="00E53FB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116">
    <w:name w:val="Dark List Accent 3"/>
    <w:basedOn w:val="a4"/>
    <w:uiPriority w:val="70"/>
    <w:semiHidden/>
    <w:unhideWhenUsed/>
    <w:rsid w:val="00E53FBC"/>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126">
    <w:name w:val="Colorful Shading Accent 3"/>
    <w:basedOn w:val="a4"/>
    <w:uiPriority w:val="71"/>
    <w:semiHidden/>
    <w:unhideWhenUsed/>
    <w:rsid w:val="00E53FBC"/>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136">
    <w:name w:val="Colorful List Accent 3"/>
    <w:basedOn w:val="a4"/>
    <w:uiPriority w:val="72"/>
    <w:semiHidden/>
    <w:unhideWhenUsed/>
    <w:rsid w:val="00E53FBC"/>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146">
    <w:name w:val="Colorful Grid Accent 3"/>
    <w:basedOn w:val="a4"/>
    <w:uiPriority w:val="73"/>
    <w:semiHidden/>
    <w:unhideWhenUsed/>
    <w:rsid w:val="00E53FBC"/>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f2">
    <w:name w:val="Table Columns 1"/>
    <w:basedOn w:val="a4"/>
    <w:uiPriority w:val="99"/>
    <w:semiHidden/>
    <w:unhideWhenUsed/>
    <w:rsid w:val="00E53FBC"/>
    <w:pPr>
      <w:widowControl w:val="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a">
    <w:name w:val="Table Columns 2"/>
    <w:basedOn w:val="a4"/>
    <w:uiPriority w:val="99"/>
    <w:semiHidden/>
    <w:unhideWhenUsed/>
    <w:rsid w:val="00E53FBC"/>
    <w:pPr>
      <w:widowControl w:val="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f5">
    <w:name w:val="Table Columns 3"/>
    <w:basedOn w:val="a4"/>
    <w:uiPriority w:val="99"/>
    <w:semiHidden/>
    <w:unhideWhenUsed/>
    <w:rsid w:val="00E53FBC"/>
    <w:pPr>
      <w:widowControl w:val="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f2">
    <w:name w:val="Table Columns 4"/>
    <w:basedOn w:val="a4"/>
    <w:uiPriority w:val="99"/>
    <w:semiHidden/>
    <w:unhideWhenUsed/>
    <w:rsid w:val="00E53FBC"/>
    <w:pPr>
      <w:widowControl w:val="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f1">
    <w:name w:val="Table Columns 5"/>
    <w:basedOn w:val="a4"/>
    <w:uiPriority w:val="99"/>
    <w:semiHidden/>
    <w:unhideWhenUsed/>
    <w:rsid w:val="00E53FBC"/>
    <w:pPr>
      <w:widowControl w:val="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f1">
    <w:name w:val="Table Theme"/>
    <w:basedOn w:val="a4"/>
    <w:uiPriority w:val="99"/>
    <w:semiHidden/>
    <w:unhideWhenUsed/>
    <w:rsid w:val="00E53FB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2">
    <w:name w:val="FollowedHyperlink"/>
    <w:basedOn w:val="a3"/>
    <w:uiPriority w:val="99"/>
    <w:semiHidden/>
    <w:unhideWhenUsed/>
    <w:rsid w:val="00E53FBC"/>
    <w:rPr>
      <w:rFonts w:ascii="Arial" w:hAnsi="Arial" w:cs="Arial"/>
      <w:color w:val="96607D" w:themeColor="followedHyperlink"/>
      <w:u w:val="single"/>
    </w:rPr>
  </w:style>
  <w:style w:type="paragraph" w:styleId="afffff3">
    <w:name w:val="Subtitle"/>
    <w:basedOn w:val="a2"/>
    <w:next w:val="a2"/>
    <w:link w:val="afffff4"/>
    <w:uiPriority w:val="11"/>
    <w:qFormat/>
    <w:rsid w:val="00E53FBC"/>
    <w:pPr>
      <w:jc w:val="center"/>
      <w:outlineLvl w:val="1"/>
    </w:pPr>
  </w:style>
  <w:style w:type="character" w:customStyle="1" w:styleId="afffff4">
    <w:name w:val="副題 (文字)"/>
    <w:basedOn w:val="a3"/>
    <w:link w:val="afffff3"/>
    <w:uiPriority w:val="11"/>
    <w:rsid w:val="00E53FBC"/>
    <w:rPr>
      <w:rFonts w:ascii="Arial" w:hAnsi="Arial" w:cs="Arial"/>
    </w:rPr>
  </w:style>
  <w:style w:type="paragraph" w:styleId="2fb">
    <w:name w:val="Body Text 2"/>
    <w:basedOn w:val="a2"/>
    <w:link w:val="2fc"/>
    <w:uiPriority w:val="99"/>
    <w:semiHidden/>
    <w:unhideWhenUsed/>
    <w:rsid w:val="00E53FBC"/>
    <w:pPr>
      <w:spacing w:line="480" w:lineRule="auto"/>
    </w:pPr>
  </w:style>
  <w:style w:type="character" w:customStyle="1" w:styleId="2fc">
    <w:name w:val="本文 2 (文字)"/>
    <w:basedOn w:val="a3"/>
    <w:link w:val="2fb"/>
    <w:uiPriority w:val="99"/>
    <w:semiHidden/>
    <w:rsid w:val="00E53FBC"/>
    <w:rPr>
      <w:rFonts w:ascii="Arial" w:hAnsi="Arial" w:cs="Arial"/>
    </w:rPr>
  </w:style>
  <w:style w:type="paragraph" w:styleId="3f6">
    <w:name w:val="Body Text 3"/>
    <w:basedOn w:val="a2"/>
    <w:link w:val="3f7"/>
    <w:uiPriority w:val="99"/>
    <w:semiHidden/>
    <w:unhideWhenUsed/>
    <w:rsid w:val="00E53FBC"/>
    <w:rPr>
      <w:sz w:val="16"/>
      <w:szCs w:val="16"/>
    </w:rPr>
  </w:style>
  <w:style w:type="character" w:customStyle="1" w:styleId="3f7">
    <w:name w:val="本文 3 (文字)"/>
    <w:basedOn w:val="a3"/>
    <w:link w:val="3f6"/>
    <w:uiPriority w:val="99"/>
    <w:semiHidden/>
    <w:rsid w:val="00E53FBC"/>
    <w:rPr>
      <w:rFonts w:ascii="Arial" w:hAnsi="Arial" w:cs="Arial"/>
      <w:sz w:val="16"/>
      <w:szCs w:val="16"/>
    </w:rPr>
  </w:style>
  <w:style w:type="paragraph" w:styleId="afffff5">
    <w:name w:val="Body Text Indent"/>
    <w:basedOn w:val="a2"/>
    <w:link w:val="afffff6"/>
    <w:uiPriority w:val="99"/>
    <w:semiHidden/>
    <w:unhideWhenUsed/>
    <w:rsid w:val="00E53FBC"/>
    <w:pPr>
      <w:ind w:leftChars="400" w:left="851"/>
    </w:pPr>
  </w:style>
  <w:style w:type="character" w:customStyle="1" w:styleId="afffff6">
    <w:name w:val="本文インデント (文字)"/>
    <w:basedOn w:val="a3"/>
    <w:link w:val="afffff5"/>
    <w:uiPriority w:val="99"/>
    <w:semiHidden/>
    <w:rsid w:val="00E53FBC"/>
    <w:rPr>
      <w:rFonts w:ascii="Arial" w:hAnsi="Arial" w:cs="Arial"/>
    </w:rPr>
  </w:style>
  <w:style w:type="paragraph" w:styleId="2fd">
    <w:name w:val="Body Text Indent 2"/>
    <w:basedOn w:val="a2"/>
    <w:link w:val="2fe"/>
    <w:uiPriority w:val="99"/>
    <w:semiHidden/>
    <w:unhideWhenUsed/>
    <w:rsid w:val="00E53FBC"/>
    <w:pPr>
      <w:spacing w:line="480" w:lineRule="auto"/>
      <w:ind w:leftChars="400" w:left="851"/>
    </w:pPr>
  </w:style>
  <w:style w:type="character" w:customStyle="1" w:styleId="2fe">
    <w:name w:val="本文インデント 2 (文字)"/>
    <w:basedOn w:val="a3"/>
    <w:link w:val="2fd"/>
    <w:uiPriority w:val="99"/>
    <w:semiHidden/>
    <w:rsid w:val="00E53FBC"/>
    <w:rPr>
      <w:rFonts w:ascii="Arial" w:hAnsi="Arial" w:cs="Arial"/>
    </w:rPr>
  </w:style>
  <w:style w:type="paragraph" w:styleId="3f8">
    <w:name w:val="Body Text Indent 3"/>
    <w:basedOn w:val="a2"/>
    <w:link w:val="3f9"/>
    <w:uiPriority w:val="99"/>
    <w:semiHidden/>
    <w:unhideWhenUsed/>
    <w:rsid w:val="00E53FBC"/>
    <w:pPr>
      <w:ind w:leftChars="400" w:left="851"/>
    </w:pPr>
    <w:rPr>
      <w:sz w:val="16"/>
      <w:szCs w:val="16"/>
    </w:rPr>
  </w:style>
  <w:style w:type="character" w:customStyle="1" w:styleId="3f9">
    <w:name w:val="本文インデント 3 (文字)"/>
    <w:basedOn w:val="a3"/>
    <w:link w:val="3f8"/>
    <w:uiPriority w:val="99"/>
    <w:semiHidden/>
    <w:rsid w:val="00E53FBC"/>
    <w:rPr>
      <w:rFonts w:ascii="Arial" w:hAnsi="Arial" w:cs="Arial"/>
      <w:sz w:val="16"/>
      <w:szCs w:val="16"/>
    </w:rPr>
  </w:style>
  <w:style w:type="paragraph" w:styleId="afffff7">
    <w:name w:val="Body Text First Indent"/>
    <w:basedOn w:val="af5"/>
    <w:link w:val="afffff8"/>
    <w:uiPriority w:val="99"/>
    <w:semiHidden/>
    <w:unhideWhenUsed/>
    <w:rsid w:val="00E53FBC"/>
    <w:pPr>
      <w:widowControl w:val="0"/>
      <w:spacing w:before="0" w:after="0"/>
      <w:ind w:firstLineChars="100" w:firstLine="210"/>
    </w:pPr>
    <w:rPr>
      <w:lang w:eastAsia="ja-JP"/>
    </w:rPr>
  </w:style>
  <w:style w:type="character" w:customStyle="1" w:styleId="afffff8">
    <w:name w:val="本文字下げ (文字)"/>
    <w:basedOn w:val="af6"/>
    <w:link w:val="afffff7"/>
    <w:uiPriority w:val="99"/>
    <w:semiHidden/>
    <w:rsid w:val="00E53FBC"/>
    <w:rPr>
      <w:rFonts w:ascii="Arial" w:hAnsi="Arial" w:cs="Arial"/>
      <w:lang w:eastAsia="zh-CN"/>
    </w:rPr>
  </w:style>
  <w:style w:type="paragraph" w:styleId="2ff">
    <w:name w:val="Body Text First Indent 2"/>
    <w:basedOn w:val="afffff5"/>
    <w:link w:val="2ff0"/>
    <w:uiPriority w:val="99"/>
    <w:semiHidden/>
    <w:unhideWhenUsed/>
    <w:rsid w:val="00E53FBC"/>
    <w:pPr>
      <w:ind w:firstLineChars="100" w:firstLine="210"/>
    </w:pPr>
  </w:style>
  <w:style w:type="character" w:customStyle="1" w:styleId="2ff0">
    <w:name w:val="本文字下げ 2 (文字)"/>
    <w:basedOn w:val="afffff6"/>
    <w:link w:val="2ff"/>
    <w:uiPriority w:val="99"/>
    <w:semiHidden/>
    <w:rsid w:val="00E53FBC"/>
    <w:rPr>
      <w:rFonts w:ascii="Arial" w:hAnsi="Arial" w:cs="Arial"/>
    </w:rPr>
  </w:style>
  <w:style w:type="paragraph" w:styleId="1f3">
    <w:name w:val="toc 1"/>
    <w:basedOn w:val="a2"/>
    <w:next w:val="a2"/>
    <w:autoRedefine/>
    <w:uiPriority w:val="39"/>
    <w:semiHidden/>
    <w:unhideWhenUsed/>
    <w:rsid w:val="00E53FBC"/>
  </w:style>
  <w:style w:type="paragraph" w:styleId="2ff1">
    <w:name w:val="toc 2"/>
    <w:basedOn w:val="a2"/>
    <w:next w:val="a2"/>
    <w:autoRedefine/>
    <w:uiPriority w:val="39"/>
    <w:semiHidden/>
    <w:unhideWhenUsed/>
    <w:rsid w:val="00E53FBC"/>
    <w:pPr>
      <w:ind w:leftChars="100" w:left="240"/>
    </w:pPr>
  </w:style>
  <w:style w:type="paragraph" w:styleId="3fa">
    <w:name w:val="toc 3"/>
    <w:basedOn w:val="a2"/>
    <w:next w:val="a2"/>
    <w:autoRedefine/>
    <w:uiPriority w:val="39"/>
    <w:semiHidden/>
    <w:unhideWhenUsed/>
    <w:rsid w:val="00E53FBC"/>
    <w:pPr>
      <w:ind w:leftChars="200" w:left="480"/>
    </w:pPr>
  </w:style>
  <w:style w:type="paragraph" w:styleId="4f3">
    <w:name w:val="toc 4"/>
    <w:basedOn w:val="a2"/>
    <w:next w:val="a2"/>
    <w:autoRedefine/>
    <w:uiPriority w:val="39"/>
    <w:semiHidden/>
    <w:unhideWhenUsed/>
    <w:rsid w:val="00E53FBC"/>
    <w:pPr>
      <w:ind w:leftChars="300" w:left="720"/>
    </w:pPr>
  </w:style>
  <w:style w:type="paragraph" w:styleId="5f2">
    <w:name w:val="toc 5"/>
    <w:basedOn w:val="a2"/>
    <w:next w:val="a2"/>
    <w:autoRedefine/>
    <w:uiPriority w:val="39"/>
    <w:semiHidden/>
    <w:unhideWhenUsed/>
    <w:rsid w:val="00E53FBC"/>
    <w:pPr>
      <w:ind w:leftChars="400" w:left="960"/>
    </w:pPr>
  </w:style>
  <w:style w:type="paragraph" w:styleId="6c">
    <w:name w:val="toc 6"/>
    <w:basedOn w:val="a2"/>
    <w:next w:val="a2"/>
    <w:autoRedefine/>
    <w:uiPriority w:val="39"/>
    <w:semiHidden/>
    <w:unhideWhenUsed/>
    <w:rsid w:val="00E53FBC"/>
    <w:pPr>
      <w:ind w:leftChars="500" w:left="1200"/>
    </w:pPr>
  </w:style>
  <w:style w:type="paragraph" w:styleId="7d">
    <w:name w:val="toc 7"/>
    <w:basedOn w:val="a2"/>
    <w:next w:val="a2"/>
    <w:autoRedefine/>
    <w:uiPriority w:val="39"/>
    <w:semiHidden/>
    <w:unhideWhenUsed/>
    <w:rsid w:val="00E53FBC"/>
    <w:pPr>
      <w:ind w:leftChars="600" w:left="1440"/>
    </w:pPr>
  </w:style>
  <w:style w:type="paragraph" w:styleId="8b">
    <w:name w:val="toc 8"/>
    <w:basedOn w:val="a2"/>
    <w:next w:val="a2"/>
    <w:autoRedefine/>
    <w:uiPriority w:val="39"/>
    <w:semiHidden/>
    <w:unhideWhenUsed/>
    <w:rsid w:val="00E53FBC"/>
    <w:pPr>
      <w:ind w:leftChars="700" w:left="1680"/>
    </w:pPr>
  </w:style>
  <w:style w:type="paragraph" w:styleId="99">
    <w:name w:val="toc 9"/>
    <w:basedOn w:val="a2"/>
    <w:next w:val="a2"/>
    <w:autoRedefine/>
    <w:uiPriority w:val="39"/>
    <w:semiHidden/>
    <w:unhideWhenUsed/>
    <w:rsid w:val="00E53FBC"/>
    <w:pPr>
      <w:ind w:leftChars="800" w:left="1920"/>
    </w:pPr>
  </w:style>
  <w:style w:type="paragraph" w:styleId="afffff9">
    <w:name w:val="TOC Heading"/>
    <w:basedOn w:val="1"/>
    <w:next w:val="a2"/>
    <w:uiPriority w:val="39"/>
    <w:semiHidden/>
    <w:unhideWhenUsed/>
    <w:qFormat/>
    <w:rsid w:val="00E53FBC"/>
    <w:pPr>
      <w:keepNext/>
      <w:widowControl w:val="0"/>
      <w:numPr>
        <w:numId w:val="0"/>
      </w:numPr>
      <w:outlineLvl w:val="9"/>
    </w:pPr>
    <w:rPr>
      <w:rFonts w:eastAsiaTheme="majorEastAsia"/>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D2FAC9-BD8A-654F-A171-B6B9EC0D7ABE}">
  <we:reference id="f78a3046-9e99-4300-aa2b-5814002b01a2" version="1.55.1.0" store="EXCatalog" storeType="EXCatalog"/>
  <we:alternateReferences>
    <we:reference id="WA104382081" version="1.55.1.0" store="ja-JP" storeType="OMEX"/>
  </we:alternateReferences>
  <we:properties>
    <we:property name="MENDELEY_BIBLIOGRAPHY_IS_DIRTY" value="true"/>
    <we:property name="MENDELEY_BIBLIOGRAPHY_LAST_MODIFIED" value="1772178663270"/>
    <we:property name="MENDELEY_CITATIONS" value="[]"/>
    <we:property name="MENDELEY_CITATIONS_LOCALE_CODE" value="&quot;en-GB&quot;"/>
    <we:property name="MENDELEY_CITATIONS_STYLE" value="{&quot;id&quot;:&quot;https://www.zotero.org/styles/vancouver&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752D6-315B-6B47-BEAD-E793940D3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29</Pages>
  <Words>20438</Words>
  <Characters>116502</Characters>
  <Application>Microsoft Office Word</Application>
  <DocSecurity>0</DocSecurity>
  <Lines>970</Lines>
  <Paragraphs>273</Paragraphs>
  <ScaleCrop>false</ScaleCrop>
  <Company/>
  <LinksUpToDate>false</LinksUpToDate>
  <CharactersWithSpaces>136667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柳　靖雄</cp:lastModifiedBy>
  <cp:revision>3</cp:revision>
  <dcterms:created xsi:type="dcterms:W3CDTF">2026-02-14T06:23:00Z</dcterms:created>
  <dcterms:modified xsi:type="dcterms:W3CDTF">2026-08-03T04:08:00Z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id="6wCecmOO"/&gt;&lt;style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